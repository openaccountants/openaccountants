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E3A9" w14:textId="6B0DC023" w:rsidR="006F0BE1" w:rsidRPr="00590E73" w:rsidRDefault="00590E73" w:rsidP="006F0BE1">
      <w:pPr>
        <w:jc w:val="both"/>
        <w:rPr>
          <w:rFonts w:ascii="Arial" w:hAnsi="Arial" w:cs="Arial"/>
          <w:sz w:val="16"/>
          <w:szCs w:val="16"/>
          <w:lang w:val="en-GB"/>
        </w:rPr>
      </w:pPr>
      <w:proofErr w:type="spellStart"/>
      <w:r w:rsidRPr="00590E73">
        <w:rPr>
          <w:rFonts w:ascii="Arial" w:hAnsi="Arial" w:cs="Arial"/>
          <w:sz w:val="16"/>
          <w:szCs w:val="16"/>
          <w:lang w:val="en-GB"/>
        </w:rPr>
        <w:t>Formularul</w:t>
      </w:r>
      <w:proofErr w:type="spellEnd"/>
      <w:r w:rsidRPr="00590E73">
        <w:rPr>
          <w:rFonts w:ascii="Arial" w:hAnsi="Arial" w:cs="Arial"/>
          <w:sz w:val="16"/>
          <w:szCs w:val="16"/>
          <w:lang w:val="en-GB"/>
        </w:rPr>
        <w:t>-tip</w:t>
      </w:r>
      <w:r w:rsidR="002C29AC">
        <w:rPr>
          <w:rFonts w:ascii="Arial" w:hAnsi="Arial" w:cs="Arial"/>
          <w:sz w:val="16"/>
          <w:szCs w:val="16"/>
          <w:lang w:val="en-GB"/>
        </w:rPr>
        <w:t xml:space="preserve">            </w:t>
      </w:r>
      <w:r w:rsidR="006F0BE1">
        <w:rPr>
          <w:rFonts w:ascii="Arial" w:hAnsi="Arial" w:cs="Arial"/>
          <w:sz w:val="16"/>
          <w:szCs w:val="16"/>
          <w:lang w:val="en-GB"/>
        </w:rPr>
        <w:t xml:space="preserve">                                           </w:t>
      </w:r>
      <w:r w:rsidR="002C29AC">
        <w:rPr>
          <w:rFonts w:ascii="Arial" w:hAnsi="Arial" w:cs="Arial"/>
          <w:sz w:val="16"/>
          <w:szCs w:val="16"/>
          <w:lang w:val="en-GB"/>
        </w:rPr>
        <w:t xml:space="preserve">                        </w:t>
      </w:r>
      <w:r w:rsidR="006F0BE1">
        <w:rPr>
          <w:rFonts w:ascii="Arial" w:hAnsi="Arial" w:cs="Arial"/>
          <w:sz w:val="16"/>
          <w:szCs w:val="16"/>
          <w:lang w:val="en-GB"/>
        </w:rPr>
        <w:t xml:space="preserve">                                                 </w:t>
      </w:r>
      <w:proofErr w:type="spellStart"/>
      <w:r w:rsidR="006F0BE1" w:rsidRPr="00590E73">
        <w:rPr>
          <w:rFonts w:ascii="Arial" w:hAnsi="Arial" w:cs="Arial"/>
          <w:sz w:val="16"/>
          <w:szCs w:val="16"/>
          <w:lang w:val="en-GB"/>
        </w:rPr>
        <w:t>Anexa</w:t>
      </w:r>
      <w:proofErr w:type="spellEnd"/>
      <w:r w:rsidR="006F0BE1" w:rsidRPr="00590E73">
        <w:rPr>
          <w:rFonts w:ascii="Arial" w:hAnsi="Arial" w:cs="Arial"/>
          <w:sz w:val="16"/>
          <w:szCs w:val="16"/>
          <w:lang w:val="en-GB"/>
        </w:rPr>
        <w:t xml:space="preserve"> nr.</w:t>
      </w:r>
      <w:proofErr w:type="gramStart"/>
      <w:r w:rsidR="006F0BE1" w:rsidRPr="00590E73">
        <w:rPr>
          <w:rFonts w:ascii="Arial" w:hAnsi="Arial" w:cs="Arial"/>
          <w:sz w:val="16"/>
          <w:szCs w:val="16"/>
          <w:lang w:val="en-GB"/>
        </w:rPr>
        <w:t>1</w:t>
      </w:r>
      <w:r w:rsidR="006F0BE1">
        <w:rPr>
          <w:rFonts w:ascii="Arial" w:hAnsi="Arial" w:cs="Arial"/>
          <w:sz w:val="16"/>
          <w:szCs w:val="16"/>
          <w:lang w:val="en-GB"/>
        </w:rPr>
        <w:t xml:space="preserve">  la</w:t>
      </w:r>
      <w:proofErr w:type="gramEnd"/>
      <w:r w:rsidR="006F0BE1">
        <w:rPr>
          <w:rFonts w:ascii="Arial" w:hAnsi="Arial" w:cs="Arial"/>
          <w:sz w:val="16"/>
          <w:szCs w:val="16"/>
          <w:lang w:val="en-GB"/>
        </w:rPr>
        <w:t xml:space="preserve"> </w:t>
      </w:r>
      <w:proofErr w:type="spellStart"/>
      <w:r w:rsidR="006F0BE1">
        <w:rPr>
          <w:rFonts w:ascii="Arial" w:hAnsi="Arial" w:cs="Arial"/>
          <w:sz w:val="16"/>
          <w:szCs w:val="16"/>
          <w:lang w:val="en-GB"/>
        </w:rPr>
        <w:t>Ordinul</w:t>
      </w:r>
      <w:proofErr w:type="spellEnd"/>
      <w:r w:rsidR="006F0BE1">
        <w:rPr>
          <w:rFonts w:ascii="Arial" w:hAnsi="Arial" w:cs="Arial"/>
          <w:sz w:val="16"/>
          <w:szCs w:val="16"/>
          <w:lang w:val="en-GB"/>
        </w:rPr>
        <w:t xml:space="preserve"> </w:t>
      </w:r>
      <w:proofErr w:type="spellStart"/>
      <w:r w:rsidR="006F0BE1">
        <w:rPr>
          <w:rFonts w:ascii="Arial" w:hAnsi="Arial" w:cs="Arial"/>
          <w:sz w:val="16"/>
          <w:szCs w:val="16"/>
          <w:lang w:val="en-GB"/>
        </w:rPr>
        <w:t>Ministrului</w:t>
      </w:r>
      <w:proofErr w:type="spellEnd"/>
      <w:r w:rsidR="006F0BE1">
        <w:rPr>
          <w:rFonts w:ascii="Arial" w:hAnsi="Arial" w:cs="Arial"/>
          <w:sz w:val="16"/>
          <w:szCs w:val="16"/>
          <w:lang w:val="en-GB"/>
        </w:rPr>
        <w:t xml:space="preserve"> </w:t>
      </w:r>
      <w:proofErr w:type="spellStart"/>
      <w:r w:rsidR="006F0BE1">
        <w:rPr>
          <w:rFonts w:ascii="Arial" w:hAnsi="Arial" w:cs="Arial"/>
          <w:sz w:val="16"/>
          <w:szCs w:val="16"/>
          <w:lang w:val="en-GB"/>
        </w:rPr>
        <w:t>f</w:t>
      </w:r>
      <w:r w:rsidR="006F0BE1" w:rsidRPr="00590E73">
        <w:rPr>
          <w:rFonts w:ascii="Arial" w:hAnsi="Arial" w:cs="Arial"/>
          <w:sz w:val="16"/>
          <w:szCs w:val="16"/>
          <w:lang w:val="en-GB"/>
        </w:rPr>
        <w:t>inanţelor</w:t>
      </w:r>
      <w:proofErr w:type="spellEnd"/>
      <w:r w:rsidR="006F0BE1">
        <w:rPr>
          <w:rFonts w:ascii="Arial" w:hAnsi="Arial" w:cs="Arial"/>
          <w:sz w:val="16"/>
          <w:szCs w:val="16"/>
          <w:lang w:val="en-GB"/>
        </w:rPr>
        <w:t xml:space="preserve"> </w:t>
      </w:r>
    </w:p>
    <w:p w14:paraId="48767FF5" w14:textId="27E38BEC" w:rsidR="00590E73" w:rsidRPr="00590E73" w:rsidRDefault="00590E73" w:rsidP="00BB3482">
      <w:pPr>
        <w:jc w:val="both"/>
        <w:rPr>
          <w:rFonts w:ascii="Arial" w:hAnsi="Arial" w:cs="Arial"/>
          <w:sz w:val="17"/>
          <w:szCs w:val="17"/>
          <w:lang w:val="en-GB"/>
        </w:rPr>
      </w:pPr>
      <w:r w:rsidRPr="00590E73">
        <w:rPr>
          <w:rFonts w:ascii="Arial" w:hAnsi="Arial" w:cs="Arial"/>
          <w:b/>
          <w:bCs/>
          <w:sz w:val="17"/>
          <w:szCs w:val="17"/>
          <w:lang w:val="en-GB"/>
        </w:rPr>
        <w:t>Forma D</w:t>
      </w:r>
      <w:r w:rsidRPr="00590E73">
        <w:rPr>
          <w:rFonts w:ascii="Arial" w:hAnsi="Arial" w:cs="Arial"/>
          <w:b/>
          <w:bCs/>
          <w:sz w:val="17"/>
          <w:szCs w:val="17"/>
        </w:rPr>
        <w:t>А</w:t>
      </w:r>
      <w:r w:rsidR="00D707E1">
        <w:rPr>
          <w:rFonts w:ascii="Arial" w:hAnsi="Arial" w:cs="Arial"/>
          <w:b/>
          <w:bCs/>
          <w:sz w:val="17"/>
          <w:szCs w:val="17"/>
          <w:lang w:val="en-GB"/>
        </w:rPr>
        <w:t>P24</w:t>
      </w:r>
      <w:r w:rsidRPr="00590E73">
        <w:rPr>
          <w:rFonts w:ascii="Arial" w:hAnsi="Arial" w:cs="Arial"/>
          <w:b/>
          <w:bCs/>
          <w:sz w:val="17"/>
          <w:szCs w:val="17"/>
          <w:lang w:val="en-GB"/>
        </w:rPr>
        <w:t xml:space="preserve">                                                                                                                           </w:t>
      </w:r>
      <w:r w:rsidR="00B407FF">
        <w:rPr>
          <w:rFonts w:ascii="Arial" w:hAnsi="Arial" w:cs="Arial"/>
          <w:b/>
          <w:bCs/>
          <w:sz w:val="17"/>
          <w:szCs w:val="17"/>
          <w:lang w:val="en-GB"/>
        </w:rPr>
        <w:t xml:space="preserve">                        </w:t>
      </w:r>
      <w:r w:rsidRPr="00590E73">
        <w:rPr>
          <w:rFonts w:ascii="Arial" w:hAnsi="Arial" w:cs="Arial"/>
          <w:sz w:val="17"/>
          <w:szCs w:val="17"/>
          <w:lang w:val="en-GB"/>
        </w:rPr>
        <w:t xml:space="preserve">nr. </w:t>
      </w:r>
      <w:r w:rsidR="00BB3482">
        <w:rPr>
          <w:rFonts w:ascii="Arial" w:hAnsi="Arial" w:cs="Arial"/>
          <w:sz w:val="17"/>
          <w:szCs w:val="17"/>
          <w:lang w:val="en-GB"/>
        </w:rPr>
        <w:t>60</w:t>
      </w:r>
      <w:r w:rsidRPr="00590E73">
        <w:rPr>
          <w:rFonts w:ascii="Arial" w:hAnsi="Arial" w:cs="Arial"/>
          <w:sz w:val="17"/>
          <w:szCs w:val="17"/>
          <w:lang w:val="en-GB"/>
        </w:rPr>
        <w:t xml:space="preserve"> din </w:t>
      </w:r>
      <w:r w:rsidR="00BB3482">
        <w:rPr>
          <w:rFonts w:ascii="Arial" w:hAnsi="Arial" w:cs="Arial"/>
          <w:sz w:val="17"/>
          <w:szCs w:val="17"/>
          <w:lang w:val="en-GB"/>
        </w:rPr>
        <w:t xml:space="preserve">29 </w:t>
      </w:r>
      <w:proofErr w:type="spellStart"/>
      <w:r w:rsidR="00BB3482">
        <w:rPr>
          <w:rFonts w:ascii="Arial" w:hAnsi="Arial" w:cs="Arial"/>
          <w:sz w:val="17"/>
          <w:szCs w:val="17"/>
          <w:lang w:val="en-GB"/>
        </w:rPr>
        <w:t>mai</w:t>
      </w:r>
      <w:proofErr w:type="spellEnd"/>
      <w:r w:rsidR="00BB3482">
        <w:rPr>
          <w:rFonts w:ascii="Arial" w:hAnsi="Arial" w:cs="Arial"/>
          <w:sz w:val="17"/>
          <w:szCs w:val="17"/>
          <w:lang w:val="en-GB"/>
        </w:rPr>
        <w:t xml:space="preserve"> 2024 </w:t>
      </w:r>
      <w:r w:rsidRPr="00590E73">
        <w:rPr>
          <w:rFonts w:ascii="Arial" w:hAnsi="Arial" w:cs="Arial"/>
          <w:sz w:val="17"/>
          <w:szCs w:val="17"/>
        </w:rPr>
        <w:t>Форма</w:t>
      </w:r>
    </w:p>
    <w:p w14:paraId="21F0B6DA" w14:textId="77777777" w:rsidR="006F0BE1" w:rsidRDefault="006F0BE1" w:rsidP="00590E73">
      <w:pPr>
        <w:widowControl w:val="0"/>
        <w:jc w:val="center"/>
        <w:rPr>
          <w:rFonts w:ascii="Arial" w:hAnsi="Arial" w:cs="Arial"/>
          <w:b/>
          <w:sz w:val="17"/>
          <w:szCs w:val="17"/>
          <w:lang w:val="ro-RO" w:eastAsia="ro-RO" w:bidi="ro-RO"/>
        </w:rPr>
      </w:pPr>
      <w:r>
        <w:rPr>
          <w:rFonts w:ascii="Arial" w:hAnsi="Arial" w:cs="Arial"/>
          <w:b/>
          <w:sz w:val="17"/>
          <w:szCs w:val="17"/>
          <w:lang w:val="ro-RO" w:eastAsia="ro-RO" w:bidi="ro-RO"/>
        </w:rPr>
        <w:t xml:space="preserve"> </w:t>
      </w:r>
    </w:p>
    <w:p w14:paraId="0517B904" w14:textId="17689389" w:rsidR="00590E73" w:rsidRPr="00590E73" w:rsidRDefault="00590E73" w:rsidP="00590E73">
      <w:pPr>
        <w:widowControl w:val="0"/>
        <w:jc w:val="center"/>
        <w:rPr>
          <w:rFonts w:ascii="Arial" w:hAnsi="Arial" w:cs="Arial"/>
          <w:b/>
          <w:sz w:val="17"/>
          <w:szCs w:val="17"/>
          <w:lang w:val="ro-RO" w:eastAsia="ro-RO" w:bidi="ro-RO"/>
        </w:rPr>
      </w:pPr>
      <w:proofErr w:type="spellStart"/>
      <w:r w:rsidRPr="00590E73">
        <w:rPr>
          <w:rFonts w:ascii="Arial" w:hAnsi="Arial" w:cs="Arial"/>
          <w:b/>
          <w:sz w:val="17"/>
          <w:szCs w:val="17"/>
          <w:lang w:val="ro-RO" w:eastAsia="ro-RO" w:bidi="ro-RO"/>
        </w:rPr>
        <w:t>Declaraţia</w:t>
      </w:r>
      <w:proofErr w:type="spellEnd"/>
      <w:r w:rsidRPr="00590E73">
        <w:rPr>
          <w:rFonts w:ascii="Arial" w:hAnsi="Arial" w:cs="Arial"/>
          <w:b/>
          <w:sz w:val="17"/>
          <w:szCs w:val="17"/>
          <w:lang w:val="ro-RO" w:eastAsia="ro-RO" w:bidi="ro-RO"/>
        </w:rPr>
        <w:t xml:space="preserve"> </w:t>
      </w:r>
    </w:p>
    <w:p w14:paraId="1C6ADA6A" w14:textId="77777777" w:rsidR="00831F07" w:rsidRDefault="00590E73" w:rsidP="00590E73">
      <w:pPr>
        <w:widowControl w:val="0"/>
        <w:jc w:val="center"/>
        <w:rPr>
          <w:rFonts w:ascii="Arial" w:hAnsi="Arial" w:cs="Arial"/>
          <w:b/>
          <w:sz w:val="17"/>
          <w:szCs w:val="17"/>
          <w:lang w:val="en-GB" w:bidi="ru-RU"/>
        </w:rPr>
      </w:pPr>
      <w:r w:rsidRPr="00590E73">
        <w:rPr>
          <w:rFonts w:ascii="Arial" w:hAnsi="Arial" w:cs="Arial"/>
          <w:b/>
          <w:sz w:val="17"/>
          <w:szCs w:val="17"/>
          <w:lang w:val="ro-RO" w:eastAsia="ro-RO" w:bidi="ro-RO"/>
        </w:rPr>
        <w:t xml:space="preserve">cu privire la </w:t>
      </w:r>
      <w:proofErr w:type="spellStart"/>
      <w:r w:rsidRPr="00590E73">
        <w:rPr>
          <w:rFonts w:ascii="Arial" w:hAnsi="Arial" w:cs="Arial"/>
          <w:b/>
          <w:sz w:val="17"/>
          <w:szCs w:val="17"/>
          <w:lang w:val="en-GB" w:bidi="ru-RU"/>
        </w:rPr>
        <w:t>impozitul</w:t>
      </w:r>
      <w:proofErr w:type="spellEnd"/>
      <w:r w:rsidRPr="00590E73">
        <w:rPr>
          <w:rFonts w:ascii="Arial" w:hAnsi="Arial" w:cs="Arial"/>
          <w:b/>
          <w:sz w:val="17"/>
          <w:szCs w:val="17"/>
          <w:lang w:val="en-GB" w:bidi="ru-RU"/>
        </w:rPr>
        <w:t xml:space="preserve"> pe </w:t>
      </w:r>
      <w:proofErr w:type="spellStart"/>
      <w:r w:rsidRPr="00590E73">
        <w:rPr>
          <w:rFonts w:ascii="Arial" w:hAnsi="Arial" w:cs="Arial"/>
          <w:b/>
          <w:sz w:val="17"/>
          <w:szCs w:val="17"/>
          <w:lang w:val="en-GB" w:bidi="ru-RU"/>
        </w:rPr>
        <w:t>venit</w:t>
      </w:r>
      <w:proofErr w:type="spellEnd"/>
      <w:r w:rsidRPr="00590E73">
        <w:rPr>
          <w:rFonts w:ascii="Arial" w:hAnsi="Arial" w:cs="Arial"/>
          <w:b/>
          <w:sz w:val="17"/>
          <w:szCs w:val="17"/>
          <w:lang w:val="en-GB" w:bidi="ru-RU"/>
        </w:rPr>
        <w:t xml:space="preserve"> </w:t>
      </w:r>
      <w:proofErr w:type="spellStart"/>
      <w:r w:rsidRPr="00590E73">
        <w:rPr>
          <w:rFonts w:ascii="Arial" w:hAnsi="Arial" w:cs="Arial"/>
          <w:b/>
          <w:sz w:val="17"/>
          <w:szCs w:val="17"/>
          <w:lang w:val="en-GB" w:bidi="ru-RU"/>
        </w:rPr>
        <w:t>pentru</w:t>
      </w:r>
      <w:proofErr w:type="spellEnd"/>
      <w:r w:rsidRPr="00590E73">
        <w:rPr>
          <w:rFonts w:ascii="Arial" w:hAnsi="Arial" w:cs="Arial"/>
          <w:b/>
          <w:sz w:val="17"/>
          <w:szCs w:val="17"/>
          <w:lang w:val="en-GB" w:bidi="ru-RU"/>
        </w:rPr>
        <w:t xml:space="preserve"> </w:t>
      </w:r>
      <w:proofErr w:type="spellStart"/>
      <w:r w:rsidRPr="00590E73">
        <w:rPr>
          <w:rFonts w:ascii="Arial" w:hAnsi="Arial" w:cs="Arial"/>
          <w:b/>
          <w:sz w:val="17"/>
          <w:szCs w:val="17"/>
          <w:lang w:val="en-GB" w:bidi="ru-RU"/>
        </w:rPr>
        <w:t>persoanele</w:t>
      </w:r>
      <w:proofErr w:type="spellEnd"/>
      <w:r w:rsidRPr="00590E73">
        <w:rPr>
          <w:rFonts w:ascii="Arial" w:hAnsi="Arial" w:cs="Arial"/>
          <w:b/>
          <w:sz w:val="17"/>
          <w:szCs w:val="17"/>
          <w:lang w:val="en-GB" w:bidi="ru-RU"/>
        </w:rPr>
        <w:t xml:space="preserve"> care </w:t>
      </w:r>
      <w:proofErr w:type="spellStart"/>
      <w:r w:rsidRPr="00590E73">
        <w:rPr>
          <w:rFonts w:ascii="Arial" w:hAnsi="Arial" w:cs="Arial"/>
          <w:b/>
          <w:sz w:val="17"/>
          <w:szCs w:val="17"/>
          <w:lang w:val="en-GB" w:bidi="ru-RU"/>
        </w:rPr>
        <w:t>desfăşoară</w:t>
      </w:r>
      <w:proofErr w:type="spellEnd"/>
      <w:r w:rsidRPr="00590E73">
        <w:rPr>
          <w:rFonts w:ascii="Arial" w:hAnsi="Arial" w:cs="Arial"/>
          <w:b/>
          <w:sz w:val="17"/>
          <w:szCs w:val="17"/>
          <w:lang w:val="en-GB" w:bidi="ru-RU"/>
        </w:rPr>
        <w:t xml:space="preserve"> </w:t>
      </w:r>
      <w:proofErr w:type="spellStart"/>
      <w:r w:rsidRPr="00590E73">
        <w:rPr>
          <w:rFonts w:ascii="Arial" w:hAnsi="Arial" w:cs="Arial"/>
          <w:b/>
          <w:sz w:val="17"/>
          <w:szCs w:val="17"/>
          <w:lang w:val="en-GB" w:bidi="ru-RU"/>
        </w:rPr>
        <w:t>activitate</w:t>
      </w:r>
      <w:proofErr w:type="spellEnd"/>
      <w:r w:rsidRPr="00590E73">
        <w:rPr>
          <w:rFonts w:ascii="Arial" w:hAnsi="Arial" w:cs="Arial"/>
          <w:b/>
          <w:sz w:val="17"/>
          <w:szCs w:val="17"/>
          <w:lang w:val="en-GB" w:bidi="ru-RU"/>
        </w:rPr>
        <w:t xml:space="preserve"> </w:t>
      </w:r>
      <w:proofErr w:type="spellStart"/>
      <w:r w:rsidRPr="00590E73">
        <w:rPr>
          <w:rFonts w:ascii="Arial" w:hAnsi="Arial" w:cs="Arial"/>
          <w:b/>
          <w:sz w:val="17"/>
          <w:szCs w:val="17"/>
          <w:lang w:val="en-GB" w:bidi="ru-RU"/>
        </w:rPr>
        <w:t>profesională</w:t>
      </w:r>
      <w:proofErr w:type="spellEnd"/>
      <w:r w:rsidRPr="00590E73">
        <w:rPr>
          <w:rFonts w:ascii="Arial" w:hAnsi="Arial" w:cs="Arial"/>
          <w:b/>
          <w:sz w:val="17"/>
          <w:szCs w:val="17"/>
          <w:lang w:val="en-GB" w:bidi="ru-RU"/>
        </w:rPr>
        <w:t xml:space="preserve"> </w:t>
      </w:r>
    </w:p>
    <w:p w14:paraId="7459C3EC" w14:textId="7AD0E243" w:rsidR="00590E73" w:rsidRPr="00831F07" w:rsidRDefault="00590E73" w:rsidP="00BB3482">
      <w:pPr>
        <w:widowControl w:val="0"/>
        <w:jc w:val="center"/>
        <w:rPr>
          <w:rFonts w:ascii="Arial" w:hAnsi="Arial" w:cs="Arial"/>
          <w:b/>
          <w:bCs/>
          <w:sz w:val="17"/>
          <w:szCs w:val="17"/>
          <w:lang w:val="en-US"/>
        </w:rPr>
      </w:pPr>
      <w:r w:rsidRPr="00590E73">
        <w:rPr>
          <w:rFonts w:ascii="Arial" w:hAnsi="Arial" w:cs="Arial"/>
          <w:b/>
          <w:sz w:val="17"/>
          <w:szCs w:val="17"/>
          <w:lang w:val="en-GB" w:bidi="ru-RU"/>
        </w:rPr>
        <w:t xml:space="preserve">conform </w:t>
      </w:r>
      <w:proofErr w:type="spellStart"/>
      <w:r w:rsidRPr="00590E73">
        <w:rPr>
          <w:rFonts w:ascii="Arial" w:hAnsi="Arial" w:cs="Arial"/>
          <w:b/>
          <w:sz w:val="17"/>
          <w:szCs w:val="17"/>
          <w:lang w:val="en-GB" w:bidi="ru-RU"/>
        </w:rPr>
        <w:t>capitolului</w:t>
      </w:r>
      <w:proofErr w:type="spellEnd"/>
      <w:r w:rsidRPr="00590E73">
        <w:rPr>
          <w:rFonts w:ascii="Arial" w:hAnsi="Arial" w:cs="Arial"/>
          <w:b/>
          <w:sz w:val="17"/>
          <w:szCs w:val="17"/>
          <w:lang w:val="en-GB" w:bidi="ru-RU"/>
        </w:rPr>
        <w:t xml:space="preserve"> 10</w:t>
      </w:r>
      <w:r w:rsidRPr="00590E73">
        <w:rPr>
          <w:rFonts w:ascii="Arial" w:hAnsi="Arial" w:cs="Arial"/>
          <w:b/>
          <w:sz w:val="17"/>
          <w:szCs w:val="17"/>
          <w:vertAlign w:val="superscript"/>
          <w:lang w:val="en-GB" w:bidi="ru-RU"/>
        </w:rPr>
        <w:t>1</w:t>
      </w:r>
      <w:r w:rsidRPr="00590E73">
        <w:rPr>
          <w:rFonts w:ascii="Arial" w:hAnsi="Arial" w:cs="Arial"/>
          <w:b/>
          <w:sz w:val="17"/>
          <w:szCs w:val="17"/>
          <w:lang w:val="en-GB" w:bidi="ru-RU"/>
        </w:rPr>
        <w:t xml:space="preserve"> din </w:t>
      </w:r>
      <w:proofErr w:type="spellStart"/>
      <w:r w:rsidRPr="00590E73">
        <w:rPr>
          <w:rFonts w:ascii="Arial" w:hAnsi="Arial" w:cs="Arial"/>
          <w:b/>
          <w:sz w:val="17"/>
          <w:szCs w:val="17"/>
          <w:lang w:val="en-GB" w:bidi="ru-RU"/>
        </w:rPr>
        <w:t>Codul</w:t>
      </w:r>
      <w:proofErr w:type="spellEnd"/>
      <w:r w:rsidRPr="00590E73">
        <w:rPr>
          <w:rFonts w:ascii="Arial" w:hAnsi="Arial" w:cs="Arial"/>
          <w:b/>
          <w:sz w:val="17"/>
          <w:szCs w:val="17"/>
          <w:lang w:val="en-GB" w:bidi="ru-RU"/>
        </w:rPr>
        <w:t xml:space="preserve"> fiscal</w:t>
      </w:r>
      <w:r w:rsidR="00831F07">
        <w:rPr>
          <w:rFonts w:ascii="Arial" w:hAnsi="Arial" w:cs="Arial"/>
          <w:b/>
          <w:sz w:val="17"/>
          <w:szCs w:val="17"/>
          <w:lang w:val="en-GB" w:bidi="ru-RU"/>
        </w:rPr>
        <w:t xml:space="preserve"> </w:t>
      </w:r>
      <w:r w:rsidRPr="00831F07">
        <w:rPr>
          <w:rFonts w:ascii="Arial" w:hAnsi="Arial" w:cs="Arial"/>
          <w:b/>
          <w:bCs/>
          <w:sz w:val="17"/>
          <w:szCs w:val="17"/>
          <w:lang w:val="en-US"/>
        </w:rPr>
        <w:t xml:space="preserve">pe </w:t>
      </w:r>
      <w:proofErr w:type="spellStart"/>
      <w:r w:rsidRPr="00831F07">
        <w:rPr>
          <w:rFonts w:ascii="Arial" w:hAnsi="Arial" w:cs="Arial"/>
          <w:b/>
          <w:bCs/>
          <w:sz w:val="17"/>
          <w:szCs w:val="17"/>
          <w:lang w:val="en-US"/>
        </w:rPr>
        <w:t>perioada</w:t>
      </w:r>
      <w:proofErr w:type="spellEnd"/>
      <w:r w:rsidRPr="00831F07">
        <w:rPr>
          <w:rFonts w:ascii="Arial" w:hAnsi="Arial" w:cs="Arial"/>
          <w:b/>
          <w:bCs/>
          <w:sz w:val="17"/>
          <w:szCs w:val="17"/>
          <w:lang w:val="en-US"/>
        </w:rPr>
        <w:t xml:space="preserve"> </w:t>
      </w:r>
      <w:proofErr w:type="spellStart"/>
      <w:r w:rsidR="00BB3482">
        <w:rPr>
          <w:rFonts w:ascii="Arial" w:hAnsi="Arial" w:cs="Arial"/>
          <w:b/>
          <w:bCs/>
          <w:sz w:val="17"/>
          <w:szCs w:val="17"/>
          <w:lang w:val="en-US"/>
        </w:rPr>
        <w:t>fiscală</w:t>
      </w:r>
      <w:proofErr w:type="spellEnd"/>
      <w:r w:rsidRPr="00831F07">
        <w:rPr>
          <w:rFonts w:ascii="Arial" w:hAnsi="Arial" w:cs="Arial"/>
          <w:b/>
          <w:bCs/>
          <w:sz w:val="17"/>
          <w:szCs w:val="17"/>
          <w:lang w:val="en-US"/>
        </w:rPr>
        <w:t xml:space="preserve">_______ </w:t>
      </w:r>
    </w:p>
    <w:p w14:paraId="32BE1CF6" w14:textId="77777777" w:rsidR="00590E73" w:rsidRPr="00590E73" w:rsidRDefault="00590E73" w:rsidP="00590E73">
      <w:pPr>
        <w:jc w:val="center"/>
        <w:rPr>
          <w:rFonts w:ascii="Arial" w:hAnsi="Arial" w:cs="Arial"/>
          <w:sz w:val="17"/>
          <w:szCs w:val="17"/>
        </w:rPr>
      </w:pPr>
      <w:r w:rsidRPr="00590E73">
        <w:rPr>
          <w:rFonts w:ascii="Arial" w:hAnsi="Arial" w:cs="Arial"/>
          <w:sz w:val="17"/>
          <w:szCs w:val="17"/>
        </w:rPr>
        <w:t>Декларация</w:t>
      </w:r>
    </w:p>
    <w:p w14:paraId="7D5979D3" w14:textId="77777777" w:rsidR="00831F07" w:rsidRDefault="00590E73" w:rsidP="00590E73">
      <w:pPr>
        <w:jc w:val="center"/>
        <w:rPr>
          <w:rFonts w:ascii="Arial" w:hAnsi="Arial" w:cs="Arial"/>
          <w:bCs/>
          <w:sz w:val="17"/>
          <w:szCs w:val="17"/>
          <w:lang w:eastAsia="ro-RO"/>
        </w:rPr>
      </w:pPr>
      <w:r w:rsidRPr="00590E73">
        <w:rPr>
          <w:rFonts w:ascii="Arial" w:hAnsi="Arial" w:cs="Arial"/>
          <w:sz w:val="17"/>
          <w:szCs w:val="17"/>
        </w:rPr>
        <w:t>о подоходном</w:t>
      </w:r>
      <w:r w:rsidR="00B44A96">
        <w:rPr>
          <w:rFonts w:ascii="Arial" w:hAnsi="Arial" w:cs="Arial"/>
          <w:sz w:val="17"/>
          <w:szCs w:val="17"/>
          <w:lang w:val="ro-RO"/>
        </w:rPr>
        <w:t xml:space="preserve"> </w:t>
      </w:r>
      <w:r w:rsidRPr="00590E73">
        <w:rPr>
          <w:rFonts w:ascii="Arial" w:hAnsi="Arial" w:cs="Arial"/>
          <w:sz w:val="17"/>
          <w:szCs w:val="17"/>
        </w:rPr>
        <w:t>налоге</w:t>
      </w:r>
      <w:r w:rsidR="00B44A96">
        <w:rPr>
          <w:rFonts w:ascii="Arial" w:hAnsi="Arial" w:cs="Arial"/>
          <w:sz w:val="17"/>
          <w:szCs w:val="17"/>
          <w:lang w:val="ro-RO"/>
        </w:rPr>
        <w:t xml:space="preserve"> </w:t>
      </w:r>
      <w:r w:rsidRPr="00590E73">
        <w:rPr>
          <w:rFonts w:ascii="Arial" w:hAnsi="Arial" w:cs="Arial"/>
          <w:bCs/>
          <w:sz w:val="17"/>
          <w:szCs w:val="17"/>
          <w:lang w:eastAsia="ro-RO"/>
        </w:rPr>
        <w:t>лиц, осуществляющих</w:t>
      </w:r>
      <w:r w:rsidR="00B44A96">
        <w:rPr>
          <w:rFonts w:ascii="Arial" w:hAnsi="Arial" w:cs="Arial"/>
          <w:bCs/>
          <w:sz w:val="17"/>
          <w:szCs w:val="17"/>
          <w:lang w:val="ro-RO" w:eastAsia="ro-RO"/>
        </w:rPr>
        <w:t xml:space="preserve"> </w:t>
      </w:r>
      <w:r w:rsidRPr="00590E73">
        <w:rPr>
          <w:rFonts w:ascii="Arial" w:hAnsi="Arial" w:cs="Arial"/>
          <w:bCs/>
          <w:sz w:val="17"/>
          <w:szCs w:val="17"/>
          <w:lang w:eastAsia="ro-RO"/>
        </w:rPr>
        <w:t>профессиональную</w:t>
      </w:r>
      <w:r w:rsidR="00B44A96">
        <w:rPr>
          <w:rFonts w:ascii="Arial" w:hAnsi="Arial" w:cs="Arial"/>
          <w:bCs/>
          <w:sz w:val="17"/>
          <w:szCs w:val="17"/>
          <w:lang w:val="ro-RO" w:eastAsia="ro-RO"/>
        </w:rPr>
        <w:t xml:space="preserve"> </w:t>
      </w:r>
      <w:r w:rsidRPr="00590E73">
        <w:rPr>
          <w:rFonts w:ascii="Arial" w:hAnsi="Arial" w:cs="Arial"/>
          <w:bCs/>
          <w:sz w:val="17"/>
          <w:szCs w:val="17"/>
          <w:lang w:eastAsia="ro-RO"/>
        </w:rPr>
        <w:t xml:space="preserve">деятельность </w:t>
      </w:r>
    </w:p>
    <w:p w14:paraId="714FD02B" w14:textId="2AA398FF" w:rsidR="00590E73" w:rsidRDefault="00B44A96" w:rsidP="00590E73">
      <w:pPr>
        <w:jc w:val="center"/>
        <w:rPr>
          <w:rFonts w:ascii="Arial" w:hAnsi="Arial" w:cs="Arial"/>
          <w:color w:val="FFFFFF"/>
          <w:sz w:val="17"/>
          <w:szCs w:val="17"/>
        </w:rPr>
      </w:pPr>
      <w:r>
        <w:rPr>
          <w:rFonts w:ascii="Arial" w:hAnsi="Arial" w:cs="Arial"/>
          <w:bCs/>
          <w:sz w:val="17"/>
          <w:szCs w:val="17"/>
          <w:lang w:eastAsia="ro-RO"/>
        </w:rPr>
        <w:t>согласно главе 10</w:t>
      </w:r>
      <w:r w:rsidRPr="00B44A96">
        <w:rPr>
          <w:rFonts w:ascii="Arial" w:hAnsi="Arial" w:cs="Arial"/>
          <w:bCs/>
          <w:sz w:val="17"/>
          <w:szCs w:val="17"/>
          <w:vertAlign w:val="superscript"/>
          <w:lang w:eastAsia="ro-RO"/>
        </w:rPr>
        <w:t>1</w:t>
      </w:r>
      <w:r>
        <w:rPr>
          <w:rFonts w:ascii="Arial" w:hAnsi="Arial" w:cs="Arial"/>
          <w:bCs/>
          <w:sz w:val="17"/>
          <w:szCs w:val="17"/>
          <w:lang w:eastAsia="ro-RO"/>
        </w:rPr>
        <w:t xml:space="preserve"> Налогового кодекса</w:t>
      </w:r>
      <w:r w:rsidR="00831F07">
        <w:rPr>
          <w:rFonts w:ascii="Arial" w:hAnsi="Arial" w:cs="Arial"/>
          <w:bCs/>
          <w:sz w:val="17"/>
          <w:szCs w:val="17"/>
          <w:lang w:val="ro-RO" w:eastAsia="ro-RO"/>
        </w:rPr>
        <w:t xml:space="preserve"> </w:t>
      </w:r>
      <w:r w:rsidR="00590E73" w:rsidRPr="00590E73">
        <w:rPr>
          <w:rFonts w:ascii="Arial" w:hAnsi="Arial" w:cs="Arial"/>
          <w:sz w:val="17"/>
          <w:szCs w:val="17"/>
        </w:rPr>
        <w:t>за</w:t>
      </w:r>
      <w:r>
        <w:rPr>
          <w:rFonts w:ascii="Arial" w:hAnsi="Arial" w:cs="Arial"/>
          <w:sz w:val="17"/>
          <w:szCs w:val="17"/>
          <w:lang w:val="ro-RO"/>
        </w:rPr>
        <w:t xml:space="preserve"> </w:t>
      </w:r>
      <w:r w:rsidR="00590E73" w:rsidRPr="00590E73">
        <w:rPr>
          <w:rFonts w:ascii="Arial" w:hAnsi="Arial" w:cs="Arial"/>
          <w:sz w:val="17"/>
          <w:szCs w:val="17"/>
        </w:rPr>
        <w:t>налоговый</w:t>
      </w:r>
      <w:r>
        <w:rPr>
          <w:rFonts w:ascii="Arial" w:hAnsi="Arial" w:cs="Arial"/>
          <w:sz w:val="17"/>
          <w:szCs w:val="17"/>
          <w:lang w:val="ro-RO"/>
        </w:rPr>
        <w:t xml:space="preserve"> </w:t>
      </w:r>
      <w:r w:rsidR="00590E73" w:rsidRPr="00590E73">
        <w:rPr>
          <w:rFonts w:ascii="Arial" w:hAnsi="Arial" w:cs="Arial"/>
          <w:sz w:val="17"/>
          <w:szCs w:val="17"/>
        </w:rPr>
        <w:t>период</w:t>
      </w:r>
      <w:r w:rsidR="00590E73" w:rsidRPr="00590E73">
        <w:rPr>
          <w:rFonts w:ascii="Arial" w:hAnsi="Arial" w:cs="Arial"/>
          <w:color w:val="FFFFFF"/>
          <w:sz w:val="17"/>
          <w:szCs w:val="17"/>
        </w:rPr>
        <w:t>_</w:t>
      </w:r>
      <w:r w:rsidR="00590E73" w:rsidRPr="00590E73">
        <w:rPr>
          <w:rFonts w:ascii="Arial" w:hAnsi="Arial" w:cs="Arial"/>
          <w:sz w:val="17"/>
          <w:szCs w:val="17"/>
        </w:rPr>
        <w:t>_______</w:t>
      </w:r>
      <w:r w:rsidR="00590E73" w:rsidRPr="00590E73">
        <w:rPr>
          <w:rFonts w:ascii="Arial" w:hAnsi="Arial" w:cs="Arial"/>
          <w:color w:val="FFFFFF"/>
          <w:sz w:val="17"/>
          <w:szCs w:val="17"/>
        </w:rPr>
        <w:t>__</w:t>
      </w:r>
    </w:p>
    <w:p w14:paraId="61313345" w14:textId="77777777" w:rsidR="006F0BE1" w:rsidRPr="00590E73" w:rsidRDefault="006F0BE1" w:rsidP="00590E73">
      <w:pPr>
        <w:jc w:val="center"/>
        <w:rPr>
          <w:rFonts w:ascii="Arial" w:hAnsi="Arial" w:cs="Arial"/>
          <w:color w:val="FFFFFF"/>
          <w:sz w:val="17"/>
          <w:szCs w:val="17"/>
        </w:rPr>
      </w:pPr>
    </w:p>
    <w:p w14:paraId="1DF1ED4C" w14:textId="77777777" w:rsidR="00590E73" w:rsidRPr="00590E73" w:rsidRDefault="00590E73" w:rsidP="00590E73">
      <w:pPr>
        <w:jc w:val="center"/>
        <w:rPr>
          <w:rFonts w:ascii="Arial" w:hAnsi="Arial" w:cs="Arial"/>
          <w:color w:val="FFFFFF"/>
          <w:sz w:val="8"/>
          <w:szCs w:val="8"/>
        </w:rPr>
      </w:pPr>
    </w:p>
    <w:tbl>
      <w:tblPr>
        <w:tblW w:w="5398" w:type="pct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1"/>
        <w:gridCol w:w="5265"/>
      </w:tblGrid>
      <w:tr w:rsidR="00590E73" w:rsidRPr="00590E73" w14:paraId="48A97E22" w14:textId="77777777" w:rsidTr="000245D1">
        <w:trPr>
          <w:trHeight w:val="56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652930D5" w14:textId="5D1D532A" w:rsidR="00590E73" w:rsidRPr="00590E73" w:rsidRDefault="00590E73" w:rsidP="00590E73">
            <w:pPr>
              <w:rPr>
                <w:rFonts w:ascii="Arial" w:hAnsi="Arial" w:cs="Arial"/>
                <w:sz w:val="16"/>
                <w:szCs w:val="22"/>
                <w:lang w:val="ro-RO" w:eastAsia="ro-RO"/>
              </w:rPr>
            </w:pPr>
            <w:r w:rsidRPr="00590E73">
              <w:rPr>
                <w:rFonts w:ascii="Arial" w:hAnsi="Arial" w:cs="Arial"/>
                <w:b/>
                <w:bCs/>
                <w:sz w:val="16"/>
                <w:szCs w:val="22"/>
                <w:lang w:val="ro-RO" w:eastAsia="ro-RO"/>
              </w:rPr>
              <w:t>Denumirea contribuabilului</w:t>
            </w:r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 xml:space="preserve"> _____________________________________________________</w:t>
            </w:r>
            <w:r>
              <w:rPr>
                <w:rFonts w:ascii="Arial" w:hAnsi="Arial" w:cs="Arial"/>
                <w:sz w:val="16"/>
                <w:szCs w:val="22"/>
                <w:lang w:val="ro-RO" w:eastAsia="ro-RO"/>
              </w:rPr>
              <w:t>_________</w:t>
            </w:r>
            <w:r w:rsidR="00831F07">
              <w:rPr>
                <w:rFonts w:ascii="Arial" w:hAnsi="Arial" w:cs="Arial"/>
                <w:sz w:val="16"/>
                <w:szCs w:val="22"/>
                <w:lang w:val="ro-RO" w:eastAsia="ro-RO"/>
              </w:rPr>
              <w:t>______________________</w:t>
            </w:r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 xml:space="preserve"> </w:t>
            </w:r>
          </w:p>
          <w:p w14:paraId="78434C5E" w14:textId="77777777" w:rsidR="00590E73" w:rsidRPr="00590E73" w:rsidRDefault="00590E73" w:rsidP="00590E73">
            <w:pPr>
              <w:rPr>
                <w:rFonts w:ascii="Arial" w:hAnsi="Arial" w:cs="Arial"/>
                <w:sz w:val="16"/>
                <w:szCs w:val="22"/>
                <w:lang w:val="ro-RO" w:eastAsia="ro-RO"/>
              </w:rPr>
            </w:pPr>
            <w:proofErr w:type="spellStart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Наименование</w:t>
            </w:r>
            <w:proofErr w:type="spellEnd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налогоплательщика</w:t>
            </w:r>
            <w:proofErr w:type="spellEnd"/>
          </w:p>
          <w:p w14:paraId="48D5AF0E" w14:textId="77777777" w:rsidR="00590E73" w:rsidRPr="00590E73" w:rsidRDefault="00590E73" w:rsidP="00590E73">
            <w:pPr>
              <w:ind w:firstLine="567"/>
              <w:jc w:val="both"/>
              <w:rPr>
                <w:rFonts w:ascii="Arial" w:hAnsi="Arial" w:cs="Arial"/>
                <w:sz w:val="16"/>
                <w:szCs w:val="22"/>
                <w:lang w:val="ro-RO" w:eastAsia="ro-RO"/>
              </w:rPr>
            </w:pPr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 </w:t>
            </w:r>
          </w:p>
        </w:tc>
      </w:tr>
      <w:tr w:rsidR="00590E73" w:rsidRPr="00590E73" w14:paraId="6B31CF25" w14:textId="77777777" w:rsidTr="000245D1">
        <w:trPr>
          <w:trHeight w:val="561"/>
        </w:trPr>
        <w:tc>
          <w:tcPr>
            <w:tcW w:w="2470" w:type="pct"/>
            <w:tcBorders>
              <w:top w:val="nil"/>
              <w:left w:val="nil"/>
              <w:bottom w:val="nil"/>
              <w:right w:val="nil"/>
            </w:tcBorders>
            <w:noWrap/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2958B439" w14:textId="24140F75" w:rsidR="00590E73" w:rsidRPr="00590E73" w:rsidRDefault="00590E73" w:rsidP="00590E73">
            <w:pPr>
              <w:rPr>
                <w:rFonts w:ascii="Arial" w:hAnsi="Arial" w:cs="Arial"/>
                <w:sz w:val="16"/>
                <w:szCs w:val="22"/>
                <w:lang w:val="ro-RO" w:eastAsia="ro-RO"/>
              </w:rPr>
            </w:pPr>
            <w:r w:rsidRPr="00590E73">
              <w:rPr>
                <w:rFonts w:ascii="Arial" w:hAnsi="Arial" w:cs="Arial"/>
                <w:b/>
                <w:bCs/>
                <w:sz w:val="16"/>
                <w:szCs w:val="22"/>
                <w:lang w:val="ro-RO" w:eastAsia="ro-RO"/>
              </w:rPr>
              <w:t>Codul fiscal</w:t>
            </w:r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 xml:space="preserve"> ________________</w:t>
            </w:r>
            <w:r>
              <w:rPr>
                <w:rFonts w:ascii="Arial" w:hAnsi="Arial" w:cs="Arial"/>
                <w:sz w:val="16"/>
                <w:szCs w:val="22"/>
                <w:lang w:val="ro-RO" w:eastAsia="ro-RO"/>
              </w:rPr>
              <w:t>__________</w:t>
            </w:r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______</w:t>
            </w:r>
            <w:r>
              <w:rPr>
                <w:rFonts w:ascii="Arial" w:hAnsi="Arial" w:cs="Arial"/>
                <w:sz w:val="16"/>
                <w:szCs w:val="22"/>
                <w:lang w:val="ro-RO" w:eastAsia="ro-RO"/>
              </w:rPr>
              <w:t>___________</w:t>
            </w:r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___</w:t>
            </w:r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br/>
            </w:r>
            <w:proofErr w:type="spellStart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Фискальный</w:t>
            </w:r>
            <w:proofErr w:type="spellEnd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код</w:t>
            </w:r>
            <w:proofErr w:type="spellEnd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 xml:space="preserve"> </w:t>
            </w:r>
          </w:p>
          <w:p w14:paraId="4B06A854" w14:textId="77777777" w:rsidR="00590E73" w:rsidRPr="00590E73" w:rsidRDefault="00590E73" w:rsidP="00590E73">
            <w:pPr>
              <w:ind w:firstLine="567"/>
              <w:jc w:val="both"/>
              <w:rPr>
                <w:rFonts w:ascii="Arial" w:hAnsi="Arial" w:cs="Arial"/>
                <w:sz w:val="16"/>
                <w:szCs w:val="22"/>
                <w:lang w:val="ro-RO" w:eastAsia="ro-RO"/>
              </w:rPr>
            </w:pPr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1F41F64B" w14:textId="77777777" w:rsidR="003773EA" w:rsidRPr="00590E73" w:rsidRDefault="003773EA" w:rsidP="003773EA">
            <w:pPr>
              <w:rPr>
                <w:rFonts w:ascii="Arial" w:hAnsi="Arial" w:cs="Arial"/>
                <w:sz w:val="16"/>
                <w:szCs w:val="22"/>
                <w:lang w:val="ro-RO" w:eastAsia="ro-RO"/>
              </w:rPr>
            </w:pPr>
            <w:r w:rsidRPr="00590E73">
              <w:rPr>
                <w:rFonts w:ascii="Arial" w:hAnsi="Arial" w:cs="Arial"/>
                <w:b/>
                <w:bCs/>
                <w:sz w:val="16"/>
                <w:szCs w:val="22"/>
                <w:lang w:val="ro-RO" w:eastAsia="ro-RO"/>
              </w:rPr>
              <w:t xml:space="preserve">Codul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6"/>
                <w:szCs w:val="22"/>
                <w:lang w:val="ro-RO" w:eastAsia="ro-RO"/>
              </w:rPr>
              <w:t>localităţii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6"/>
                <w:szCs w:val="22"/>
                <w:lang w:val="ro-RO" w:eastAsia="ro-RO"/>
              </w:rPr>
              <w:t xml:space="preserve"> (CUATM)</w:t>
            </w:r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 xml:space="preserve"> ____</w:t>
            </w:r>
            <w:r>
              <w:rPr>
                <w:rFonts w:ascii="Arial" w:hAnsi="Arial" w:cs="Arial"/>
                <w:sz w:val="16"/>
                <w:szCs w:val="22"/>
                <w:lang w:val="ro-RO" w:eastAsia="ro-RO"/>
              </w:rPr>
              <w:t>_________________________</w:t>
            </w:r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_______</w:t>
            </w:r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br/>
            </w:r>
            <w:proofErr w:type="spellStart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Код</w:t>
            </w:r>
            <w:proofErr w:type="spellEnd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местности</w:t>
            </w:r>
            <w:proofErr w:type="spellEnd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 xml:space="preserve"> </w:t>
            </w:r>
          </w:p>
          <w:p w14:paraId="626581CF" w14:textId="12F5A232" w:rsidR="00590E73" w:rsidRPr="00590E73" w:rsidRDefault="00590E73" w:rsidP="00590E73">
            <w:pPr>
              <w:rPr>
                <w:rFonts w:ascii="Arial" w:hAnsi="Arial" w:cs="Arial"/>
                <w:sz w:val="16"/>
                <w:szCs w:val="22"/>
                <w:lang w:val="ro-RO" w:eastAsia="ro-RO"/>
              </w:rPr>
            </w:pPr>
          </w:p>
        </w:tc>
      </w:tr>
      <w:tr w:rsidR="00590E73" w:rsidRPr="00590E73" w14:paraId="6C786038" w14:textId="77777777" w:rsidTr="000245D1">
        <w:trPr>
          <w:trHeight w:val="373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5941142E" w14:textId="77777777" w:rsidR="00590E73" w:rsidRPr="00590E73" w:rsidRDefault="00590E73" w:rsidP="00590E73">
            <w:pPr>
              <w:rPr>
                <w:rFonts w:ascii="Arial" w:hAnsi="Arial" w:cs="Arial"/>
                <w:sz w:val="16"/>
                <w:szCs w:val="22"/>
                <w:lang w:val="ro-RO" w:eastAsia="ro-RO"/>
              </w:rPr>
            </w:pPr>
            <w:r w:rsidRPr="00590E73">
              <w:rPr>
                <w:rFonts w:ascii="Arial" w:hAnsi="Arial" w:cs="Arial"/>
                <w:b/>
                <w:bCs/>
                <w:sz w:val="16"/>
                <w:szCs w:val="22"/>
                <w:lang w:val="ro-RO" w:eastAsia="ro-RO"/>
              </w:rPr>
              <w:t>Categoria contribuabilului</w:t>
            </w:r>
          </w:p>
          <w:p w14:paraId="30B009E5" w14:textId="77777777" w:rsidR="00590E73" w:rsidRPr="00590E73" w:rsidRDefault="00590E73" w:rsidP="00590E73">
            <w:pPr>
              <w:rPr>
                <w:rFonts w:ascii="Arial" w:hAnsi="Arial" w:cs="Arial"/>
                <w:sz w:val="16"/>
                <w:szCs w:val="22"/>
                <w:lang w:val="ro-RO" w:eastAsia="ro-RO"/>
              </w:rPr>
            </w:pPr>
            <w:proofErr w:type="spellStart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Категория</w:t>
            </w:r>
            <w:proofErr w:type="spellEnd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6"/>
                <w:szCs w:val="22"/>
                <w:lang w:val="ro-RO" w:eastAsia="ro-RO"/>
              </w:rPr>
              <w:t>налогоплательщика</w:t>
            </w:r>
            <w:proofErr w:type="spellEnd"/>
          </w:p>
        </w:tc>
      </w:tr>
    </w:tbl>
    <w:p w14:paraId="4509244D" w14:textId="77777777" w:rsidR="00590E73" w:rsidRPr="00590E73" w:rsidRDefault="00590E73" w:rsidP="00590E73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10910" w:type="dxa"/>
        <w:tblInd w:w="-714" w:type="dxa"/>
        <w:tblLook w:val="04A0" w:firstRow="1" w:lastRow="0" w:firstColumn="1" w:lastColumn="0" w:noHBand="0" w:noVBand="1"/>
      </w:tblPr>
      <w:tblGrid>
        <w:gridCol w:w="1043"/>
        <w:gridCol w:w="840"/>
        <w:gridCol w:w="9027"/>
      </w:tblGrid>
      <w:tr w:rsidR="00590E73" w:rsidRPr="00590E73" w14:paraId="20DE9232" w14:textId="77777777" w:rsidTr="000245D1">
        <w:trPr>
          <w:trHeight w:val="179"/>
        </w:trPr>
        <w:tc>
          <w:tcPr>
            <w:tcW w:w="1043" w:type="dxa"/>
          </w:tcPr>
          <w:p w14:paraId="0AC270D9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840" w:type="dxa"/>
          </w:tcPr>
          <w:p w14:paraId="606FE443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9027" w:type="dxa"/>
          </w:tcPr>
          <w:p w14:paraId="3F94B75B" w14:textId="77777777" w:rsidR="00590E73" w:rsidRPr="00590E73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Notar</w:t>
            </w:r>
          </w:p>
          <w:p w14:paraId="474AEFCE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Нотариус</w:t>
            </w:r>
            <w:proofErr w:type="spellEnd"/>
          </w:p>
        </w:tc>
      </w:tr>
      <w:tr w:rsidR="00590E73" w:rsidRPr="00590E73" w14:paraId="314D2408" w14:textId="77777777" w:rsidTr="000245D1">
        <w:trPr>
          <w:trHeight w:val="179"/>
        </w:trPr>
        <w:tc>
          <w:tcPr>
            <w:tcW w:w="1043" w:type="dxa"/>
            <w:vAlign w:val="center"/>
          </w:tcPr>
          <w:p w14:paraId="159B5245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840" w:type="dxa"/>
          </w:tcPr>
          <w:p w14:paraId="02AFED33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B</w:t>
            </w:r>
          </w:p>
        </w:tc>
        <w:tc>
          <w:tcPr>
            <w:tcW w:w="9027" w:type="dxa"/>
          </w:tcPr>
          <w:p w14:paraId="322B5F9F" w14:textId="77777777" w:rsidR="00590E73" w:rsidRPr="00590E73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Executor judecătoresc</w:t>
            </w:r>
          </w:p>
          <w:p w14:paraId="4500230B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Судебныйисполнитель</w:t>
            </w:r>
            <w:proofErr w:type="spellEnd"/>
          </w:p>
        </w:tc>
      </w:tr>
      <w:tr w:rsidR="00590E73" w:rsidRPr="00590E73" w14:paraId="4780C388" w14:textId="77777777" w:rsidTr="000245D1">
        <w:trPr>
          <w:trHeight w:val="179"/>
        </w:trPr>
        <w:tc>
          <w:tcPr>
            <w:tcW w:w="1043" w:type="dxa"/>
            <w:vAlign w:val="center"/>
          </w:tcPr>
          <w:p w14:paraId="776C01DF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840" w:type="dxa"/>
          </w:tcPr>
          <w:p w14:paraId="0590C658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9027" w:type="dxa"/>
          </w:tcPr>
          <w:p w14:paraId="1E15DB0A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Cabinetul avocatului</w:t>
            </w:r>
            <w:r w:rsidRPr="00590E73">
              <w:rPr>
                <w:rFonts w:ascii="Arial" w:hAnsi="Arial" w:cs="Arial"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Адвокатск</w:t>
            </w:r>
            <w:r w:rsidRPr="00590E73">
              <w:rPr>
                <w:rFonts w:ascii="Arial" w:hAnsi="Arial" w:cs="Arial"/>
                <w:bCs/>
                <w:sz w:val="17"/>
                <w:szCs w:val="17"/>
              </w:rPr>
              <w:t>и</w:t>
            </w:r>
            <w:r w:rsidRPr="00590E73">
              <w:rPr>
                <w:rFonts w:ascii="Arial" w:hAnsi="Arial" w:cs="Arial"/>
                <w:sz w:val="17"/>
                <w:szCs w:val="17"/>
              </w:rPr>
              <w:t>йкабинет</w:t>
            </w:r>
            <w:proofErr w:type="spellEnd"/>
          </w:p>
        </w:tc>
      </w:tr>
      <w:tr w:rsidR="00590E73" w:rsidRPr="00590E73" w14:paraId="08BB3027" w14:textId="77777777" w:rsidTr="000245D1">
        <w:trPr>
          <w:trHeight w:val="179"/>
        </w:trPr>
        <w:tc>
          <w:tcPr>
            <w:tcW w:w="1043" w:type="dxa"/>
            <w:vAlign w:val="center"/>
          </w:tcPr>
          <w:p w14:paraId="31DA1B63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840" w:type="dxa"/>
          </w:tcPr>
          <w:p w14:paraId="17597CC9" w14:textId="174AA7CE" w:rsidR="00590E73" w:rsidRPr="00831F07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C</w:t>
            </w:r>
            <w:r w:rsidR="00831F07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1</w:t>
            </w:r>
          </w:p>
        </w:tc>
        <w:tc>
          <w:tcPr>
            <w:tcW w:w="9027" w:type="dxa"/>
          </w:tcPr>
          <w:p w14:paraId="5F14D9FF" w14:textId="7BF797C8" w:rsidR="00590E73" w:rsidRPr="00590E73" w:rsidRDefault="00831F07" w:rsidP="00590E73">
            <w:pPr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Avocat </w:t>
            </w:r>
            <w:r w:rsidR="00590E73"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din </w:t>
            </w:r>
            <w:proofErr w:type="spellStart"/>
            <w:r w:rsidR="00590E73"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cadrul</w:t>
            </w:r>
            <w:proofErr w:type="spellEnd"/>
            <w:r w:rsidR="00590E73"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="00590E73"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Biroului</w:t>
            </w:r>
            <w:proofErr w:type="spellEnd"/>
            <w:r w:rsidR="00590E73"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de </w:t>
            </w:r>
            <w:proofErr w:type="spellStart"/>
            <w:r w:rsidR="00590E73"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avocați</w:t>
            </w:r>
            <w:proofErr w:type="spellEnd"/>
          </w:p>
          <w:p w14:paraId="3DFC0792" w14:textId="2421292B" w:rsidR="00590E73" w:rsidRPr="00590E73" w:rsidRDefault="00831F07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r w:rsidRPr="00831F07">
              <w:rPr>
                <w:rFonts w:ascii="Arial" w:hAnsi="Arial" w:cs="Arial"/>
                <w:bCs/>
                <w:sz w:val="17"/>
                <w:szCs w:val="17"/>
              </w:rPr>
              <w:t>Адвокат</w:t>
            </w:r>
            <w:proofErr w:type="spellEnd"/>
            <w:r w:rsidR="00590E73"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, </w:t>
            </w:r>
            <w:proofErr w:type="spellStart"/>
            <w:r w:rsidR="00590E73" w:rsidRPr="00831F07">
              <w:rPr>
                <w:rFonts w:ascii="Arial" w:hAnsi="Arial" w:cs="Arial"/>
                <w:bCs/>
                <w:sz w:val="17"/>
                <w:szCs w:val="17"/>
              </w:rPr>
              <w:t>входящий</w:t>
            </w:r>
            <w:proofErr w:type="spellEnd"/>
            <w:r w:rsidR="00590E73" w:rsidRPr="00831F07">
              <w:rPr>
                <w:rFonts w:ascii="Arial" w:hAnsi="Arial" w:cs="Arial"/>
                <w:bCs/>
                <w:sz w:val="17"/>
                <w:szCs w:val="17"/>
              </w:rPr>
              <w:t xml:space="preserve"> в </w:t>
            </w:r>
            <w:proofErr w:type="spellStart"/>
            <w:r w:rsidR="00590E73" w:rsidRPr="00831F07">
              <w:rPr>
                <w:rFonts w:ascii="Arial" w:hAnsi="Arial" w:cs="Arial"/>
                <w:bCs/>
                <w:sz w:val="17"/>
                <w:szCs w:val="17"/>
              </w:rPr>
              <w:t>состав</w:t>
            </w:r>
            <w:proofErr w:type="spellEnd"/>
            <w:r w:rsidR="00590E73" w:rsidRPr="00831F07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="00590E73" w:rsidRPr="00831F07">
              <w:rPr>
                <w:rFonts w:ascii="Arial" w:hAnsi="Arial" w:cs="Arial"/>
                <w:bCs/>
                <w:sz w:val="17"/>
                <w:szCs w:val="17"/>
              </w:rPr>
              <w:t>адвокатского</w:t>
            </w:r>
            <w:proofErr w:type="spellEnd"/>
            <w:r w:rsidR="00590E73" w:rsidRPr="00831F07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="00590E73" w:rsidRPr="00831F07">
              <w:rPr>
                <w:rFonts w:ascii="Arial" w:hAnsi="Arial" w:cs="Arial"/>
                <w:bCs/>
                <w:sz w:val="17"/>
                <w:szCs w:val="17"/>
              </w:rPr>
              <w:t>бюро</w:t>
            </w:r>
            <w:proofErr w:type="spellEnd"/>
          </w:p>
        </w:tc>
      </w:tr>
      <w:tr w:rsidR="00590E73" w:rsidRPr="00590E73" w14:paraId="16231771" w14:textId="77777777" w:rsidTr="000245D1">
        <w:trPr>
          <w:trHeight w:val="179"/>
        </w:trPr>
        <w:tc>
          <w:tcPr>
            <w:tcW w:w="1043" w:type="dxa"/>
            <w:vAlign w:val="center"/>
          </w:tcPr>
          <w:p w14:paraId="1032FFEB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840" w:type="dxa"/>
          </w:tcPr>
          <w:p w14:paraId="0F90933F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</w:t>
            </w:r>
          </w:p>
        </w:tc>
        <w:tc>
          <w:tcPr>
            <w:tcW w:w="9027" w:type="dxa"/>
          </w:tcPr>
          <w:p w14:paraId="386D8631" w14:textId="77777777" w:rsidR="00590E73" w:rsidRPr="00590E73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Avocat-stagiar</w:t>
            </w:r>
          </w:p>
          <w:p w14:paraId="5CC1E961" w14:textId="77777777" w:rsidR="00590E73" w:rsidRPr="00590E73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Адвокат-стажер</w:t>
            </w:r>
            <w:proofErr w:type="spellEnd"/>
          </w:p>
        </w:tc>
      </w:tr>
      <w:tr w:rsidR="00590E73" w:rsidRPr="00590E73" w14:paraId="2134B358" w14:textId="77777777" w:rsidTr="000245D1">
        <w:trPr>
          <w:trHeight w:val="179"/>
        </w:trPr>
        <w:tc>
          <w:tcPr>
            <w:tcW w:w="1043" w:type="dxa"/>
            <w:vAlign w:val="center"/>
          </w:tcPr>
          <w:p w14:paraId="5B46FE6D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840" w:type="dxa"/>
          </w:tcPr>
          <w:p w14:paraId="4D9B742A" w14:textId="77777777" w:rsidR="00590E73" w:rsidRPr="00590E73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E</w:t>
            </w:r>
          </w:p>
        </w:tc>
        <w:tc>
          <w:tcPr>
            <w:tcW w:w="9027" w:type="dxa"/>
          </w:tcPr>
          <w:p w14:paraId="5FC43D8E" w14:textId="77777777" w:rsidR="00590E73" w:rsidRPr="00590E73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Administrator autorizat</w:t>
            </w:r>
          </w:p>
          <w:p w14:paraId="067A69AD" w14:textId="77777777" w:rsidR="00590E73" w:rsidRPr="00590E73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Cs/>
                <w:sz w:val="17"/>
                <w:szCs w:val="17"/>
              </w:rPr>
              <w:t>Авторизованны</w:t>
            </w:r>
            <w:r w:rsidRPr="00590E73">
              <w:rPr>
                <w:rFonts w:ascii="Arial" w:hAnsi="Arial" w:cs="Arial"/>
                <w:sz w:val="17"/>
                <w:szCs w:val="17"/>
              </w:rPr>
              <w:t>й</w:t>
            </w:r>
            <w:r w:rsidRPr="00590E73">
              <w:rPr>
                <w:rFonts w:ascii="Arial" w:hAnsi="Arial" w:cs="Arial"/>
                <w:bCs/>
                <w:sz w:val="17"/>
                <w:szCs w:val="17"/>
              </w:rPr>
              <w:t>управляющи</w:t>
            </w:r>
            <w:r w:rsidRPr="00590E73">
              <w:rPr>
                <w:rFonts w:ascii="Arial" w:hAnsi="Arial" w:cs="Arial"/>
                <w:sz w:val="17"/>
                <w:szCs w:val="17"/>
              </w:rPr>
              <w:t>й</w:t>
            </w:r>
            <w:proofErr w:type="spellEnd"/>
          </w:p>
        </w:tc>
      </w:tr>
      <w:tr w:rsidR="00590E73" w:rsidRPr="00590E73" w14:paraId="1BF14731" w14:textId="77777777" w:rsidTr="000245D1">
        <w:trPr>
          <w:trHeight w:val="179"/>
        </w:trPr>
        <w:tc>
          <w:tcPr>
            <w:tcW w:w="1043" w:type="dxa"/>
          </w:tcPr>
          <w:p w14:paraId="7DD0F1DC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840" w:type="dxa"/>
          </w:tcPr>
          <w:p w14:paraId="53DB7C48" w14:textId="77777777" w:rsidR="00590E73" w:rsidRPr="00590E73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</w:t>
            </w:r>
          </w:p>
        </w:tc>
        <w:tc>
          <w:tcPr>
            <w:tcW w:w="9027" w:type="dxa"/>
          </w:tcPr>
          <w:p w14:paraId="263BBDA2" w14:textId="77777777" w:rsidR="00590E73" w:rsidRPr="00590E73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Mediator</w:t>
            </w:r>
          </w:p>
          <w:p w14:paraId="5CE6C3C5" w14:textId="77777777" w:rsidR="00590E73" w:rsidRPr="00590E73" w:rsidRDefault="00590E73" w:rsidP="00590E73">
            <w:pPr>
              <w:rPr>
                <w:rFonts w:ascii="Arial" w:hAnsi="Arial" w:cs="Arial"/>
                <w:bCs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Cs/>
                <w:sz w:val="17"/>
                <w:szCs w:val="17"/>
              </w:rPr>
              <w:t>Медиатор</w:t>
            </w:r>
            <w:proofErr w:type="spellEnd"/>
          </w:p>
        </w:tc>
      </w:tr>
      <w:tr w:rsidR="00590E73" w:rsidRPr="00590E73" w14:paraId="1BCA3E68" w14:textId="77777777" w:rsidTr="000245D1">
        <w:trPr>
          <w:trHeight w:val="172"/>
        </w:trPr>
        <w:tc>
          <w:tcPr>
            <w:tcW w:w="1043" w:type="dxa"/>
          </w:tcPr>
          <w:p w14:paraId="1244E87D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840" w:type="dxa"/>
          </w:tcPr>
          <w:p w14:paraId="7897B409" w14:textId="77777777" w:rsidR="00590E73" w:rsidRPr="00590E73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G</w:t>
            </w:r>
          </w:p>
        </w:tc>
        <w:tc>
          <w:tcPr>
            <w:tcW w:w="9027" w:type="dxa"/>
          </w:tcPr>
          <w:p w14:paraId="6EE2B90C" w14:textId="77777777" w:rsidR="00590E73" w:rsidRPr="00590E73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Expert judiciar</w:t>
            </w:r>
          </w:p>
          <w:p w14:paraId="0AE20443" w14:textId="77777777" w:rsidR="00590E73" w:rsidRPr="00590E73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Судебныйэксперт</w:t>
            </w:r>
            <w:proofErr w:type="spellEnd"/>
          </w:p>
        </w:tc>
      </w:tr>
      <w:tr w:rsidR="00590E73" w:rsidRPr="00590E73" w14:paraId="654762DE" w14:textId="77777777" w:rsidTr="000245D1">
        <w:trPr>
          <w:trHeight w:val="391"/>
        </w:trPr>
        <w:tc>
          <w:tcPr>
            <w:tcW w:w="1043" w:type="dxa"/>
            <w:shd w:val="clear" w:color="auto" w:fill="auto"/>
          </w:tcPr>
          <w:p w14:paraId="1549F4A4" w14:textId="77777777" w:rsidR="00590E73" w:rsidRPr="00AE6892" w:rsidRDefault="00590E73" w:rsidP="00590E73">
            <w:pPr>
              <w:rPr>
                <w:rFonts w:ascii="Arial" w:hAnsi="Arial" w:cs="Arial"/>
                <w:sz w:val="17"/>
                <w:szCs w:val="17"/>
                <w:highlight w:val="yellow"/>
              </w:rPr>
            </w:pPr>
          </w:p>
        </w:tc>
        <w:tc>
          <w:tcPr>
            <w:tcW w:w="840" w:type="dxa"/>
            <w:shd w:val="clear" w:color="auto" w:fill="auto"/>
          </w:tcPr>
          <w:p w14:paraId="513AF4A5" w14:textId="67FCC39B" w:rsidR="00590E73" w:rsidRPr="00AE6892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AE6892">
              <w:rPr>
                <w:rFonts w:ascii="Arial" w:hAnsi="Arial" w:cs="Arial"/>
                <w:b/>
                <w:bCs/>
                <w:sz w:val="17"/>
                <w:szCs w:val="17"/>
              </w:rPr>
              <w:t>H</w:t>
            </w:r>
          </w:p>
        </w:tc>
        <w:tc>
          <w:tcPr>
            <w:tcW w:w="9027" w:type="dxa"/>
            <w:shd w:val="clear" w:color="auto" w:fill="auto"/>
          </w:tcPr>
          <w:p w14:paraId="340C4D05" w14:textId="77777777" w:rsidR="00590E73" w:rsidRPr="00AE6892" w:rsidRDefault="00590E73" w:rsidP="00590E73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AE6892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Cabinetul individual al medicului de familie </w:t>
            </w:r>
          </w:p>
          <w:p w14:paraId="5DC83934" w14:textId="3F4F8060" w:rsidR="00590E73" w:rsidRPr="000245D1" w:rsidRDefault="00590E73" w:rsidP="00590E73">
            <w:pPr>
              <w:rPr>
                <w:rFonts w:ascii="Arial" w:hAnsi="Arial" w:cs="Arial"/>
                <w:bCs/>
                <w:sz w:val="17"/>
                <w:szCs w:val="17"/>
              </w:rPr>
            </w:pPr>
            <w:proofErr w:type="spellStart"/>
            <w:r w:rsidRPr="000245D1">
              <w:rPr>
                <w:rFonts w:ascii="Arial" w:hAnsi="Arial" w:cs="Arial"/>
                <w:bCs/>
                <w:sz w:val="17"/>
                <w:szCs w:val="17"/>
              </w:rPr>
              <w:t>Индивидуальные</w:t>
            </w:r>
            <w:proofErr w:type="spellEnd"/>
            <w:r w:rsidRPr="000245D1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0245D1">
              <w:rPr>
                <w:rFonts w:ascii="Arial" w:hAnsi="Arial" w:cs="Arial"/>
                <w:bCs/>
                <w:sz w:val="17"/>
                <w:szCs w:val="17"/>
              </w:rPr>
              <w:t>кабинеты</w:t>
            </w:r>
            <w:proofErr w:type="spellEnd"/>
            <w:r w:rsidRPr="000245D1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0245D1">
              <w:rPr>
                <w:rFonts w:ascii="Arial" w:hAnsi="Arial" w:cs="Arial"/>
                <w:bCs/>
                <w:sz w:val="17"/>
                <w:szCs w:val="17"/>
              </w:rPr>
              <w:t>семейного</w:t>
            </w:r>
            <w:proofErr w:type="spellEnd"/>
            <w:r w:rsidRPr="000245D1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0245D1">
              <w:rPr>
                <w:rFonts w:ascii="Arial" w:hAnsi="Arial" w:cs="Arial"/>
                <w:bCs/>
                <w:sz w:val="17"/>
                <w:szCs w:val="17"/>
              </w:rPr>
              <w:t>врача</w:t>
            </w:r>
            <w:proofErr w:type="spellEnd"/>
          </w:p>
        </w:tc>
      </w:tr>
    </w:tbl>
    <w:p w14:paraId="5D631EBF" w14:textId="31C5670D" w:rsidR="00590E73" w:rsidRPr="00590E73" w:rsidRDefault="00590E73" w:rsidP="00831F07">
      <w:pPr>
        <w:ind w:left="-567"/>
        <w:jc w:val="both"/>
        <w:rPr>
          <w:rFonts w:ascii="Arial" w:hAnsi="Arial" w:cs="Arial"/>
          <w:sz w:val="17"/>
          <w:szCs w:val="17"/>
        </w:rPr>
      </w:pPr>
      <w:r w:rsidRPr="00590E73">
        <w:rPr>
          <w:rFonts w:ascii="Arial" w:hAnsi="Arial" w:cs="Arial"/>
          <w:b/>
          <w:bCs/>
          <w:sz w:val="17"/>
          <w:szCs w:val="17"/>
        </w:rPr>
        <w:t>Î</w:t>
      </w:r>
      <w:r w:rsidRPr="00590E73">
        <w:rPr>
          <w:rFonts w:ascii="Arial" w:hAnsi="Arial" w:cs="Arial"/>
          <w:b/>
          <w:bCs/>
          <w:sz w:val="17"/>
          <w:szCs w:val="17"/>
          <w:lang w:val="en-US"/>
        </w:rPr>
        <w:t>n</w:t>
      </w:r>
      <w:r w:rsidRPr="00590E73">
        <w:rPr>
          <w:rFonts w:ascii="Arial" w:hAnsi="Arial" w:cs="Arial"/>
          <w:b/>
          <w:bCs/>
          <w:sz w:val="17"/>
          <w:szCs w:val="17"/>
        </w:rPr>
        <w:t xml:space="preserve"> </w:t>
      </w:r>
      <w:r w:rsidRPr="00590E73">
        <w:rPr>
          <w:rFonts w:ascii="Arial" w:hAnsi="Arial" w:cs="Arial"/>
          <w:b/>
          <w:bCs/>
          <w:sz w:val="17"/>
          <w:szCs w:val="17"/>
          <w:lang w:val="en-US"/>
        </w:rPr>
        <w:t>p</w:t>
      </w:r>
      <w:r w:rsidRPr="00590E73">
        <w:rPr>
          <w:rFonts w:ascii="Arial" w:hAnsi="Arial" w:cs="Arial"/>
          <w:b/>
          <w:bCs/>
          <w:sz w:val="17"/>
          <w:szCs w:val="17"/>
        </w:rPr>
        <w:t>ă</w:t>
      </w:r>
      <w:r w:rsidRPr="00590E73">
        <w:rPr>
          <w:rFonts w:ascii="Arial" w:hAnsi="Arial" w:cs="Arial"/>
          <w:b/>
          <w:bCs/>
          <w:sz w:val="17"/>
          <w:szCs w:val="17"/>
          <w:lang w:val="en-US"/>
        </w:rPr>
        <w:t>tr</w:t>
      </w:r>
      <w:proofErr w:type="spellStart"/>
      <w:r w:rsidRPr="00590E73">
        <w:rPr>
          <w:rFonts w:ascii="Arial" w:hAnsi="Arial" w:cs="Arial"/>
          <w:b/>
          <w:bCs/>
          <w:sz w:val="17"/>
          <w:szCs w:val="17"/>
        </w:rPr>
        <w:t>ăţ</w:t>
      </w:r>
      <w:r w:rsidRPr="00590E73">
        <w:rPr>
          <w:rFonts w:ascii="Arial" w:hAnsi="Arial" w:cs="Arial"/>
          <w:b/>
          <w:bCs/>
          <w:sz w:val="17"/>
          <w:szCs w:val="17"/>
          <w:lang w:val="en-US"/>
        </w:rPr>
        <w:t>elul</w:t>
      </w:r>
      <w:proofErr w:type="spellEnd"/>
      <w:r w:rsidRPr="00590E73">
        <w:rPr>
          <w:rFonts w:ascii="Arial" w:hAnsi="Arial" w:cs="Arial"/>
          <w:b/>
          <w:bCs/>
          <w:sz w:val="17"/>
          <w:szCs w:val="17"/>
        </w:rPr>
        <w:t xml:space="preserve"> </w:t>
      </w:r>
      <w:proofErr w:type="spellStart"/>
      <w:r w:rsidRPr="00590E73">
        <w:rPr>
          <w:rFonts w:ascii="Arial" w:hAnsi="Arial" w:cs="Arial"/>
          <w:b/>
          <w:bCs/>
          <w:sz w:val="17"/>
          <w:szCs w:val="17"/>
          <w:lang w:val="en-US"/>
        </w:rPr>
        <w:t>literei</w:t>
      </w:r>
      <w:proofErr w:type="spellEnd"/>
      <w:r w:rsidRPr="00590E73">
        <w:rPr>
          <w:rFonts w:ascii="Arial" w:hAnsi="Arial" w:cs="Arial"/>
          <w:b/>
          <w:bCs/>
          <w:sz w:val="17"/>
          <w:szCs w:val="17"/>
        </w:rPr>
        <w:t xml:space="preserve"> </w:t>
      </w:r>
      <w:proofErr w:type="spellStart"/>
      <w:r w:rsidRPr="00590E73">
        <w:rPr>
          <w:rFonts w:ascii="Arial" w:hAnsi="Arial" w:cs="Arial"/>
          <w:b/>
          <w:bCs/>
          <w:sz w:val="17"/>
          <w:szCs w:val="17"/>
          <w:lang w:val="en-US"/>
        </w:rPr>
        <w:t>selectate</w:t>
      </w:r>
      <w:proofErr w:type="spellEnd"/>
      <w:r w:rsidRPr="00590E73">
        <w:rPr>
          <w:rFonts w:ascii="Arial" w:hAnsi="Arial" w:cs="Arial"/>
          <w:b/>
          <w:bCs/>
          <w:sz w:val="17"/>
          <w:szCs w:val="17"/>
        </w:rPr>
        <w:t xml:space="preserve"> </w:t>
      </w:r>
      <w:r w:rsidRPr="00590E73">
        <w:rPr>
          <w:rFonts w:ascii="Arial" w:hAnsi="Arial" w:cs="Arial"/>
          <w:b/>
          <w:bCs/>
          <w:sz w:val="17"/>
          <w:szCs w:val="17"/>
          <w:lang w:val="en-US"/>
        </w:rPr>
        <w:t>se</w:t>
      </w:r>
      <w:r w:rsidRPr="00590E73">
        <w:rPr>
          <w:rFonts w:ascii="Arial" w:hAnsi="Arial" w:cs="Arial"/>
          <w:b/>
          <w:bCs/>
          <w:sz w:val="17"/>
          <w:szCs w:val="17"/>
        </w:rPr>
        <w:t xml:space="preserve"> </w:t>
      </w:r>
      <w:proofErr w:type="spellStart"/>
      <w:r w:rsidRPr="00590E73">
        <w:rPr>
          <w:rFonts w:ascii="Arial" w:hAnsi="Arial" w:cs="Arial"/>
          <w:b/>
          <w:bCs/>
          <w:sz w:val="17"/>
          <w:szCs w:val="17"/>
          <w:lang w:val="en-US"/>
        </w:rPr>
        <w:t>pune</w:t>
      </w:r>
      <w:proofErr w:type="spellEnd"/>
      <w:r w:rsidRPr="00590E73">
        <w:rPr>
          <w:rFonts w:ascii="Arial" w:hAnsi="Arial" w:cs="Arial"/>
          <w:b/>
          <w:bCs/>
          <w:sz w:val="17"/>
          <w:szCs w:val="17"/>
        </w:rPr>
        <w:t xml:space="preserve"> </w:t>
      </w:r>
      <w:proofErr w:type="spellStart"/>
      <w:r w:rsidRPr="00590E73">
        <w:rPr>
          <w:rFonts w:ascii="Arial" w:hAnsi="Arial" w:cs="Arial"/>
          <w:b/>
          <w:bCs/>
          <w:sz w:val="17"/>
          <w:szCs w:val="17"/>
          <w:lang w:val="en-US"/>
        </w:rPr>
        <w:t>semnul</w:t>
      </w:r>
      <w:proofErr w:type="spellEnd"/>
      <w:r w:rsidRPr="00590E73">
        <w:rPr>
          <w:rFonts w:ascii="Arial" w:hAnsi="Arial" w:cs="Arial"/>
          <w:b/>
          <w:bCs/>
          <w:sz w:val="17"/>
          <w:szCs w:val="17"/>
        </w:rPr>
        <w:t xml:space="preserve"> “√”/</w:t>
      </w:r>
      <w:r w:rsidRPr="00590E73">
        <w:rPr>
          <w:rFonts w:ascii="Arial" w:hAnsi="Arial" w:cs="Arial"/>
          <w:sz w:val="17"/>
          <w:szCs w:val="17"/>
        </w:rPr>
        <w:t xml:space="preserve"> В </w:t>
      </w:r>
      <w:proofErr w:type="spellStart"/>
      <w:r w:rsidRPr="00590E73">
        <w:rPr>
          <w:rFonts w:ascii="Arial" w:hAnsi="Arial" w:cs="Arial"/>
          <w:sz w:val="17"/>
          <w:szCs w:val="17"/>
        </w:rPr>
        <w:t>клеткевыбраннойлитерыпроставляетсязнак</w:t>
      </w:r>
      <w:proofErr w:type="spellEnd"/>
      <w:r w:rsidRPr="00590E73">
        <w:rPr>
          <w:rFonts w:ascii="Arial" w:hAnsi="Arial" w:cs="Arial"/>
          <w:sz w:val="17"/>
          <w:szCs w:val="17"/>
        </w:rPr>
        <w:t xml:space="preserve"> «√»</w:t>
      </w:r>
    </w:p>
    <w:p w14:paraId="044B77C7" w14:textId="77777777" w:rsidR="00590E73" w:rsidRPr="00590E73" w:rsidRDefault="00590E73" w:rsidP="00590E73">
      <w:pPr>
        <w:jc w:val="both"/>
        <w:rPr>
          <w:rFonts w:ascii="Arial" w:hAnsi="Arial" w:cs="Arial"/>
          <w:sz w:val="17"/>
          <w:szCs w:val="17"/>
        </w:rPr>
      </w:pPr>
    </w:p>
    <w:tbl>
      <w:tblPr>
        <w:tblStyle w:val="3"/>
        <w:tblW w:w="10910" w:type="dxa"/>
        <w:jc w:val="center"/>
        <w:tblLook w:val="04A0" w:firstRow="1" w:lastRow="0" w:firstColumn="1" w:lastColumn="0" w:noHBand="0" w:noVBand="1"/>
      </w:tblPr>
      <w:tblGrid>
        <w:gridCol w:w="8843"/>
        <w:gridCol w:w="689"/>
        <w:gridCol w:w="1378"/>
      </w:tblGrid>
      <w:tr w:rsidR="00590E73" w:rsidRPr="00590E73" w14:paraId="5F65EF98" w14:textId="77777777" w:rsidTr="00FB08CD">
        <w:trPr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5E3ECF9A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Indicatori/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Показатели</w:t>
            </w:r>
            <w:proofErr w:type="spellEnd"/>
          </w:p>
        </w:tc>
        <w:tc>
          <w:tcPr>
            <w:tcW w:w="689" w:type="dxa"/>
            <w:shd w:val="clear" w:color="auto" w:fill="auto"/>
            <w:vAlign w:val="center"/>
          </w:tcPr>
          <w:p w14:paraId="2AAF3DA2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Cod</w:t>
            </w:r>
            <w:r w:rsidRPr="00590E73">
              <w:rPr>
                <w:rFonts w:ascii="Arial" w:hAnsi="Arial" w:cs="Arial"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Код</w:t>
            </w:r>
            <w:proofErr w:type="spellEnd"/>
          </w:p>
        </w:tc>
        <w:tc>
          <w:tcPr>
            <w:tcW w:w="1378" w:type="dxa"/>
            <w:shd w:val="clear" w:color="auto" w:fill="auto"/>
            <w:vAlign w:val="center"/>
          </w:tcPr>
          <w:p w14:paraId="1FDC3EE7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Сумма</w:t>
            </w:r>
            <w:proofErr w:type="spellEnd"/>
          </w:p>
        </w:tc>
      </w:tr>
      <w:tr w:rsidR="00590E73" w:rsidRPr="00590E73" w14:paraId="70328756" w14:textId="77777777" w:rsidTr="00FB08CD">
        <w:trPr>
          <w:jc w:val="center"/>
        </w:trPr>
        <w:tc>
          <w:tcPr>
            <w:tcW w:w="8843" w:type="dxa"/>
            <w:shd w:val="clear" w:color="auto" w:fill="auto"/>
          </w:tcPr>
          <w:p w14:paraId="64A58597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Profitul (pierderea) perioadei de gestiune curente până la impozitare (rândul 0101 – rândul 0102)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Прибыль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убыток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)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текущего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отчетного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периода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до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налогообложения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(стр.0101 – стр.0102)</w:t>
            </w:r>
          </w:p>
        </w:tc>
        <w:tc>
          <w:tcPr>
            <w:tcW w:w="689" w:type="dxa"/>
            <w:shd w:val="clear" w:color="auto" w:fill="auto"/>
          </w:tcPr>
          <w:p w14:paraId="3D02D6DC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010</w:t>
            </w:r>
          </w:p>
        </w:tc>
        <w:tc>
          <w:tcPr>
            <w:tcW w:w="1378" w:type="dxa"/>
            <w:shd w:val="clear" w:color="auto" w:fill="auto"/>
          </w:tcPr>
          <w:p w14:paraId="30F98A11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 </w:t>
            </w:r>
          </w:p>
        </w:tc>
      </w:tr>
      <w:tr w:rsidR="00590E73" w:rsidRPr="008617D1" w14:paraId="236DCD89" w14:textId="77777777" w:rsidTr="00FB08CD">
        <w:trPr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6503B168" w14:textId="05513929" w:rsidR="00537B40" w:rsidRDefault="00590E73" w:rsidP="00537B40">
            <w:pPr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FB08CD">
              <w:rPr>
                <w:rFonts w:ascii="Arial" w:hAnsi="Arial" w:cs="Arial"/>
                <w:b/>
                <w:bCs/>
                <w:sz w:val="17"/>
                <w:szCs w:val="17"/>
              </w:rPr>
              <w:t>Venitul obţinut în perioada de gestiu</w:t>
            </w:r>
            <w:r w:rsidR="009440BE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ne din activitatea profesională </w:t>
            </w:r>
            <w:r w:rsidR="00537B40">
              <w:rPr>
                <w:rFonts w:ascii="Arial" w:hAnsi="Arial" w:cs="Arial"/>
                <w:b/>
                <w:bCs/>
                <w:sz w:val="17"/>
                <w:szCs w:val="17"/>
              </w:rPr>
              <w:t>(inclusiv rândul 01011)</w:t>
            </w:r>
          </w:p>
          <w:p w14:paraId="5D7EF44A" w14:textId="3A22D2F4" w:rsidR="00590E73" w:rsidRPr="00FB08CD" w:rsidRDefault="00590E73" w:rsidP="00537B40">
            <w:pPr>
              <w:jc w:val="both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0D5B4A">
              <w:rPr>
                <w:rFonts w:ascii="Arial" w:hAnsi="Arial" w:cs="Arial"/>
                <w:color w:val="000000"/>
                <w:sz w:val="17"/>
                <w:szCs w:val="17"/>
                <w:shd w:val="clear" w:color="auto" w:fill="FFFFFF" w:themeFill="background1"/>
                <w:lang w:bidi="ru-RU"/>
              </w:rPr>
              <w:t>Доход</w:t>
            </w:r>
            <w:proofErr w:type="spellEnd"/>
            <w:r w:rsidRPr="000D5B4A">
              <w:rPr>
                <w:rFonts w:ascii="Arial" w:hAnsi="Arial" w:cs="Arial"/>
                <w:color w:val="000000"/>
                <w:sz w:val="17"/>
                <w:szCs w:val="17"/>
                <w:shd w:val="clear" w:color="auto" w:fill="FFFFFF" w:themeFill="background1"/>
                <w:lang w:bidi="ru-RU"/>
              </w:rPr>
              <w:t xml:space="preserve"> </w:t>
            </w:r>
            <w:proofErr w:type="spellStart"/>
            <w:r w:rsidRPr="000D5B4A">
              <w:rPr>
                <w:rFonts w:ascii="Arial" w:hAnsi="Arial" w:cs="Arial"/>
                <w:color w:val="000000"/>
                <w:sz w:val="17"/>
                <w:szCs w:val="17"/>
                <w:shd w:val="clear" w:color="auto" w:fill="FFFFFF" w:themeFill="background1"/>
                <w:lang w:bidi="ru-RU"/>
              </w:rPr>
              <w:t>отчетного</w:t>
            </w:r>
            <w:proofErr w:type="spellEnd"/>
            <w:r w:rsidRPr="000D5B4A">
              <w:rPr>
                <w:rFonts w:ascii="Arial" w:hAnsi="Arial" w:cs="Arial"/>
                <w:color w:val="000000"/>
                <w:sz w:val="17"/>
                <w:szCs w:val="17"/>
                <w:shd w:val="clear" w:color="auto" w:fill="FFFFFF" w:themeFill="background1"/>
                <w:lang w:bidi="ru-RU"/>
              </w:rPr>
              <w:t xml:space="preserve"> </w:t>
            </w:r>
            <w:proofErr w:type="spellStart"/>
            <w:r w:rsidRPr="000D5B4A">
              <w:rPr>
                <w:rFonts w:ascii="Arial" w:hAnsi="Arial" w:cs="Arial"/>
                <w:color w:val="000000"/>
                <w:sz w:val="17"/>
                <w:szCs w:val="17"/>
                <w:shd w:val="clear" w:color="auto" w:fill="FFFFFF" w:themeFill="background1"/>
                <w:lang w:bidi="ru-RU"/>
              </w:rPr>
              <w:t>периода</w:t>
            </w:r>
            <w:proofErr w:type="spellEnd"/>
            <w:r w:rsidRPr="000D5B4A">
              <w:rPr>
                <w:rFonts w:ascii="Arial" w:hAnsi="Arial" w:cs="Arial"/>
                <w:color w:val="000000"/>
                <w:sz w:val="17"/>
                <w:szCs w:val="17"/>
                <w:shd w:val="clear" w:color="auto" w:fill="FFFFFF" w:themeFill="background1"/>
                <w:lang w:bidi="ru-RU"/>
              </w:rPr>
              <w:t xml:space="preserve"> </w:t>
            </w:r>
            <w:proofErr w:type="spellStart"/>
            <w:r w:rsidRPr="000D5B4A">
              <w:rPr>
                <w:rFonts w:ascii="Arial" w:hAnsi="Arial" w:cs="Arial"/>
                <w:color w:val="000000"/>
                <w:sz w:val="17"/>
                <w:szCs w:val="17"/>
                <w:shd w:val="clear" w:color="auto" w:fill="FFFFFF" w:themeFill="background1"/>
                <w:lang w:bidi="ru-RU"/>
              </w:rPr>
              <w:t>от</w:t>
            </w:r>
            <w:proofErr w:type="spellEnd"/>
            <w:r w:rsidRPr="000D5B4A">
              <w:rPr>
                <w:rFonts w:ascii="Arial" w:hAnsi="Arial" w:cs="Arial"/>
                <w:color w:val="000000"/>
                <w:sz w:val="17"/>
                <w:szCs w:val="17"/>
                <w:shd w:val="clear" w:color="auto" w:fill="FFFFFF" w:themeFill="background1"/>
                <w:lang w:bidi="ru-RU"/>
              </w:rPr>
              <w:t xml:space="preserve"> </w:t>
            </w:r>
            <w:proofErr w:type="spellStart"/>
            <w:r w:rsidRPr="000D5B4A">
              <w:rPr>
                <w:rFonts w:ascii="Arial" w:hAnsi="Arial" w:cs="Arial"/>
                <w:bCs/>
                <w:sz w:val="17"/>
                <w:szCs w:val="17"/>
                <w:shd w:val="clear" w:color="auto" w:fill="FFFFFF" w:themeFill="background1"/>
                <w:lang w:eastAsia="ro-RO"/>
              </w:rPr>
              <w:t>профессионал</w:t>
            </w:r>
            <w:r w:rsidRPr="000D5B4A">
              <w:rPr>
                <w:rFonts w:ascii="Arial" w:hAnsi="Arial" w:cs="Arial"/>
                <w:color w:val="000000"/>
                <w:sz w:val="17"/>
                <w:szCs w:val="17"/>
                <w:shd w:val="clear" w:color="auto" w:fill="FFFFFF" w:themeFill="background1"/>
                <w:lang w:bidi="ru-RU"/>
              </w:rPr>
              <w:t>ьной</w:t>
            </w:r>
            <w:proofErr w:type="spellEnd"/>
            <w:r w:rsidR="00AE6892" w:rsidRPr="000D5B4A">
              <w:rPr>
                <w:rFonts w:ascii="Arial" w:hAnsi="Arial" w:cs="Arial"/>
                <w:color w:val="000000"/>
                <w:sz w:val="17"/>
                <w:szCs w:val="17"/>
                <w:shd w:val="clear" w:color="auto" w:fill="FFFFFF" w:themeFill="background1"/>
                <w:lang w:val="ru-RU" w:bidi="ru-RU"/>
              </w:rPr>
              <w:t xml:space="preserve"> </w:t>
            </w:r>
            <w:proofErr w:type="spellStart"/>
            <w:r w:rsidR="00AE6892" w:rsidRPr="000D5B4A">
              <w:rPr>
                <w:rFonts w:ascii="Arial" w:hAnsi="Arial" w:cs="Arial"/>
                <w:bCs/>
                <w:sz w:val="17"/>
                <w:szCs w:val="17"/>
                <w:shd w:val="clear" w:color="auto" w:fill="FFFFFF" w:themeFill="background1"/>
                <w:lang w:eastAsia="ro-RO"/>
              </w:rPr>
              <w:t>деятельности</w:t>
            </w:r>
            <w:proofErr w:type="spellEnd"/>
            <w:r w:rsidR="00AE6892" w:rsidRPr="000D5B4A">
              <w:rPr>
                <w:rFonts w:ascii="Arial" w:hAnsi="Arial" w:cs="Arial"/>
                <w:bCs/>
                <w:sz w:val="17"/>
                <w:szCs w:val="17"/>
                <w:shd w:val="clear" w:color="auto" w:fill="FFFFFF" w:themeFill="background1"/>
                <w:lang w:eastAsia="ro-RO"/>
              </w:rPr>
              <w:t xml:space="preserve"> 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6A6E9312" w14:textId="77777777" w:rsidR="00590E73" w:rsidRPr="008617D1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8617D1">
              <w:rPr>
                <w:rFonts w:ascii="Arial" w:hAnsi="Arial" w:cs="Arial"/>
                <w:sz w:val="17"/>
                <w:szCs w:val="17"/>
              </w:rPr>
              <w:t>0101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2F0D11BA" w14:textId="77777777" w:rsidR="00590E73" w:rsidRPr="008617D1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8617D1">
              <w:rPr>
                <w:rFonts w:ascii="Arial" w:hAnsi="Arial" w:cs="Arial"/>
                <w:sz w:val="17"/>
                <w:szCs w:val="17"/>
              </w:rPr>
              <w:t> </w:t>
            </w:r>
          </w:p>
        </w:tc>
      </w:tr>
      <w:tr w:rsidR="00AE6892" w:rsidRPr="00AE6892" w14:paraId="41E23216" w14:textId="77777777" w:rsidTr="00FB08CD">
        <w:trPr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3A3D4D79" w14:textId="613238CF" w:rsidR="00AE6892" w:rsidRPr="00AE6892" w:rsidRDefault="00AE6892" w:rsidP="008617D1">
            <w:pPr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AE6892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Venitul </w:t>
            </w:r>
            <w:r w:rsidR="008617D1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obținut de către </w:t>
            </w:r>
            <w:r w:rsidR="008617D1" w:rsidRPr="008617D1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persoanele care </w:t>
            </w:r>
            <w:proofErr w:type="spellStart"/>
            <w:r w:rsidR="008617D1" w:rsidRPr="008617D1">
              <w:rPr>
                <w:rFonts w:ascii="Arial" w:hAnsi="Arial" w:cs="Arial"/>
                <w:b/>
                <w:bCs/>
                <w:sz w:val="17"/>
                <w:szCs w:val="17"/>
              </w:rPr>
              <w:t>desfăşoară</w:t>
            </w:r>
            <w:proofErr w:type="spellEnd"/>
            <w:r w:rsidR="008617D1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="008617D1" w:rsidRPr="008617D1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activitate profesională în domeniul </w:t>
            </w:r>
            <w:proofErr w:type="spellStart"/>
            <w:r w:rsidR="008617D1" w:rsidRPr="008617D1">
              <w:rPr>
                <w:rFonts w:ascii="Arial" w:hAnsi="Arial" w:cs="Arial"/>
                <w:b/>
                <w:bCs/>
                <w:sz w:val="17"/>
                <w:szCs w:val="17"/>
              </w:rPr>
              <w:t>sănătăţii</w:t>
            </w:r>
            <w:proofErr w:type="spellEnd"/>
            <w:r w:rsidR="008617D1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AE6892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din contractele încheiate cu Compania Națională de Asigurări în Medicină pentru prestarea asistenței medicale primare </w:t>
            </w:r>
          </w:p>
          <w:p w14:paraId="6B4481A4" w14:textId="52941454" w:rsidR="00AE6892" w:rsidRPr="00AE6892" w:rsidRDefault="00AE6892" w:rsidP="00AE6892">
            <w:pPr>
              <w:jc w:val="both"/>
              <w:rPr>
                <w:rFonts w:ascii="Arial" w:hAnsi="Arial" w:cs="Arial"/>
                <w:bCs/>
                <w:sz w:val="17"/>
                <w:szCs w:val="17"/>
              </w:rPr>
            </w:pPr>
            <w:proofErr w:type="spellStart"/>
            <w:r w:rsidRPr="00AE6892">
              <w:rPr>
                <w:rFonts w:ascii="Arial" w:hAnsi="Arial" w:cs="Arial"/>
                <w:bCs/>
                <w:sz w:val="17"/>
                <w:szCs w:val="17"/>
              </w:rPr>
              <w:t>Доходы</w:t>
            </w:r>
            <w:proofErr w:type="spellEnd"/>
            <w:r w:rsidRPr="00AE6892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r w:rsidR="008617D1" w:rsidRPr="008617D1">
              <w:rPr>
                <w:rFonts w:ascii="Arial" w:hAnsi="Arial" w:cs="Arial"/>
                <w:bCs/>
                <w:sz w:val="17"/>
                <w:szCs w:val="17"/>
                <w:lang w:val="ru-RU"/>
              </w:rPr>
              <w:t>получаемые лицами</w:t>
            </w:r>
            <w:r w:rsidR="008617D1" w:rsidRPr="008617D1">
              <w:rPr>
                <w:rFonts w:ascii="Arial" w:hAnsi="Arial" w:cs="Arial"/>
                <w:bCs/>
                <w:sz w:val="17"/>
                <w:szCs w:val="17"/>
              </w:rPr>
              <w:t xml:space="preserve">, </w:t>
            </w:r>
            <w:proofErr w:type="spellStart"/>
            <w:r w:rsidR="008617D1" w:rsidRPr="008617D1">
              <w:rPr>
                <w:rFonts w:ascii="Arial" w:hAnsi="Arial" w:cs="Arial"/>
                <w:bCs/>
                <w:sz w:val="17"/>
                <w:szCs w:val="17"/>
              </w:rPr>
              <w:t>осуществляющих</w:t>
            </w:r>
            <w:proofErr w:type="spellEnd"/>
            <w:r w:rsidR="008617D1" w:rsidRPr="008617D1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="008617D1" w:rsidRPr="008617D1">
              <w:rPr>
                <w:rFonts w:ascii="Arial" w:hAnsi="Arial" w:cs="Arial"/>
                <w:bCs/>
                <w:sz w:val="17"/>
                <w:szCs w:val="17"/>
              </w:rPr>
              <w:t>профессиональную</w:t>
            </w:r>
            <w:proofErr w:type="spellEnd"/>
            <w:r w:rsidR="008617D1" w:rsidRPr="008617D1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="008617D1" w:rsidRPr="008617D1">
              <w:rPr>
                <w:rFonts w:ascii="Arial" w:hAnsi="Arial" w:cs="Arial"/>
                <w:bCs/>
                <w:sz w:val="17"/>
                <w:szCs w:val="17"/>
              </w:rPr>
              <w:t>деятельность</w:t>
            </w:r>
            <w:proofErr w:type="spellEnd"/>
            <w:r w:rsidR="008617D1" w:rsidRPr="008617D1">
              <w:rPr>
                <w:rFonts w:ascii="Arial" w:hAnsi="Arial" w:cs="Arial"/>
                <w:bCs/>
                <w:sz w:val="17"/>
                <w:szCs w:val="17"/>
              </w:rPr>
              <w:t xml:space="preserve"> в </w:t>
            </w:r>
            <w:proofErr w:type="spellStart"/>
            <w:r w:rsidR="008617D1" w:rsidRPr="008617D1">
              <w:rPr>
                <w:rFonts w:ascii="Arial" w:hAnsi="Arial" w:cs="Arial"/>
                <w:bCs/>
                <w:sz w:val="17"/>
                <w:szCs w:val="17"/>
              </w:rPr>
              <w:t>сфере</w:t>
            </w:r>
            <w:proofErr w:type="spellEnd"/>
            <w:r w:rsidR="008617D1" w:rsidRPr="008617D1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="008617D1" w:rsidRPr="008617D1">
              <w:rPr>
                <w:rFonts w:ascii="Arial" w:hAnsi="Arial" w:cs="Arial"/>
                <w:bCs/>
                <w:sz w:val="17"/>
                <w:szCs w:val="17"/>
              </w:rPr>
              <w:t>здравоохранения</w:t>
            </w:r>
            <w:r w:rsidRPr="00AE6892">
              <w:rPr>
                <w:rFonts w:ascii="Arial" w:hAnsi="Arial" w:cs="Arial"/>
                <w:bCs/>
                <w:sz w:val="17"/>
                <w:szCs w:val="17"/>
              </w:rPr>
              <w:t>от</w:t>
            </w:r>
            <w:proofErr w:type="spellEnd"/>
            <w:r w:rsidRPr="00AE6892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AE6892">
              <w:rPr>
                <w:rFonts w:ascii="Arial" w:hAnsi="Arial" w:cs="Arial"/>
                <w:bCs/>
                <w:sz w:val="17"/>
                <w:szCs w:val="17"/>
              </w:rPr>
              <w:t>договоров</w:t>
            </w:r>
            <w:proofErr w:type="spellEnd"/>
            <w:r w:rsidRPr="00AE6892">
              <w:rPr>
                <w:rFonts w:ascii="Arial" w:hAnsi="Arial" w:cs="Arial"/>
                <w:bCs/>
                <w:sz w:val="17"/>
                <w:szCs w:val="17"/>
              </w:rPr>
              <w:t xml:space="preserve">, </w:t>
            </w:r>
            <w:proofErr w:type="spellStart"/>
            <w:r w:rsidRPr="00AE6892">
              <w:rPr>
                <w:rFonts w:ascii="Arial" w:hAnsi="Arial" w:cs="Arial"/>
                <w:bCs/>
                <w:sz w:val="17"/>
                <w:szCs w:val="17"/>
              </w:rPr>
              <w:t>заключенных</w:t>
            </w:r>
            <w:proofErr w:type="spellEnd"/>
            <w:r w:rsidRPr="00AE6892">
              <w:rPr>
                <w:rFonts w:ascii="Arial" w:hAnsi="Arial" w:cs="Arial"/>
                <w:bCs/>
                <w:sz w:val="17"/>
                <w:szCs w:val="17"/>
              </w:rPr>
              <w:t xml:space="preserve"> с </w:t>
            </w:r>
            <w:proofErr w:type="spellStart"/>
            <w:r w:rsidRPr="00AE6892">
              <w:rPr>
                <w:rFonts w:ascii="Arial" w:hAnsi="Arial" w:cs="Arial"/>
                <w:bCs/>
                <w:sz w:val="17"/>
                <w:szCs w:val="17"/>
              </w:rPr>
              <w:t>Национальной</w:t>
            </w:r>
            <w:proofErr w:type="spellEnd"/>
            <w:r w:rsidRPr="00AE6892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AE6892">
              <w:rPr>
                <w:rFonts w:ascii="Arial" w:hAnsi="Arial" w:cs="Arial"/>
                <w:bCs/>
                <w:sz w:val="17"/>
                <w:szCs w:val="17"/>
              </w:rPr>
              <w:t>медицинской</w:t>
            </w:r>
            <w:proofErr w:type="spellEnd"/>
            <w:r w:rsidRPr="00AE6892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AE6892">
              <w:rPr>
                <w:rFonts w:ascii="Arial" w:hAnsi="Arial" w:cs="Arial"/>
                <w:bCs/>
                <w:sz w:val="17"/>
                <w:szCs w:val="17"/>
              </w:rPr>
              <w:t>страховой</w:t>
            </w:r>
            <w:proofErr w:type="spellEnd"/>
            <w:r w:rsidRPr="00AE6892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AE6892">
              <w:rPr>
                <w:rFonts w:ascii="Arial" w:hAnsi="Arial" w:cs="Arial"/>
                <w:bCs/>
                <w:sz w:val="17"/>
                <w:szCs w:val="17"/>
              </w:rPr>
              <w:t>компанией</w:t>
            </w:r>
            <w:proofErr w:type="spellEnd"/>
            <w:r w:rsidRPr="00AE6892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AE6892">
              <w:rPr>
                <w:rFonts w:ascii="Arial" w:hAnsi="Arial" w:cs="Arial"/>
                <w:bCs/>
                <w:sz w:val="17"/>
                <w:szCs w:val="17"/>
              </w:rPr>
              <w:t>для</w:t>
            </w:r>
            <w:proofErr w:type="spellEnd"/>
            <w:r w:rsidRPr="00AE6892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AE6892">
              <w:rPr>
                <w:rFonts w:ascii="Arial" w:hAnsi="Arial" w:cs="Arial"/>
                <w:bCs/>
                <w:sz w:val="17"/>
                <w:szCs w:val="17"/>
              </w:rPr>
              <w:t>оказания</w:t>
            </w:r>
            <w:proofErr w:type="spellEnd"/>
            <w:r w:rsidRPr="00AE6892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AE6892">
              <w:rPr>
                <w:rFonts w:ascii="Arial" w:hAnsi="Arial" w:cs="Arial"/>
                <w:bCs/>
                <w:sz w:val="17"/>
                <w:szCs w:val="17"/>
              </w:rPr>
              <w:t>первичной</w:t>
            </w:r>
            <w:proofErr w:type="spellEnd"/>
            <w:r w:rsidRPr="00AE6892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AE6892">
              <w:rPr>
                <w:rFonts w:ascii="Arial" w:hAnsi="Arial" w:cs="Arial"/>
                <w:bCs/>
                <w:sz w:val="17"/>
                <w:szCs w:val="17"/>
              </w:rPr>
              <w:t>медицинской</w:t>
            </w:r>
            <w:proofErr w:type="spellEnd"/>
            <w:r w:rsidRPr="00AE6892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AE6892">
              <w:rPr>
                <w:rFonts w:ascii="Arial" w:hAnsi="Arial" w:cs="Arial"/>
                <w:bCs/>
                <w:sz w:val="17"/>
                <w:szCs w:val="17"/>
              </w:rPr>
              <w:t>помощи</w:t>
            </w:r>
            <w:proofErr w:type="spellEnd"/>
          </w:p>
        </w:tc>
        <w:tc>
          <w:tcPr>
            <w:tcW w:w="689" w:type="dxa"/>
            <w:shd w:val="clear" w:color="auto" w:fill="auto"/>
            <w:vAlign w:val="center"/>
          </w:tcPr>
          <w:p w14:paraId="3E2E6B16" w14:textId="0013E85E" w:rsidR="00AE6892" w:rsidRPr="00AE6892" w:rsidRDefault="00AE6892" w:rsidP="00590E73">
            <w:pPr>
              <w:jc w:val="center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01011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15CF043C" w14:textId="77777777" w:rsidR="00AE6892" w:rsidRPr="00590E73" w:rsidRDefault="00AE6892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831F07" w:rsidRPr="00AE6892" w14:paraId="682D56B8" w14:textId="77777777" w:rsidTr="00FB08CD">
        <w:trPr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2858AC38" w14:textId="77777777" w:rsidR="00831F07" w:rsidRPr="00831F07" w:rsidRDefault="00831F07" w:rsidP="00831F07">
            <w:pPr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831F07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Alte venituri </w:t>
            </w:r>
          </w:p>
          <w:p w14:paraId="67FC85C3" w14:textId="6CD3BA8E" w:rsidR="00831F07" w:rsidRPr="00831F07" w:rsidRDefault="00831F07" w:rsidP="00831F07">
            <w:pPr>
              <w:jc w:val="both"/>
              <w:rPr>
                <w:rFonts w:ascii="Arial" w:hAnsi="Arial" w:cs="Arial"/>
                <w:bCs/>
                <w:sz w:val="17"/>
                <w:szCs w:val="17"/>
              </w:rPr>
            </w:pPr>
            <w:proofErr w:type="spellStart"/>
            <w:r w:rsidRPr="00831F07">
              <w:rPr>
                <w:rFonts w:ascii="Arial" w:hAnsi="Arial" w:cs="Arial"/>
                <w:bCs/>
                <w:sz w:val="17"/>
                <w:szCs w:val="17"/>
              </w:rPr>
              <w:t>Другие</w:t>
            </w:r>
            <w:proofErr w:type="spellEnd"/>
            <w:r w:rsidRPr="00831F07">
              <w:rPr>
                <w:rFonts w:ascii="Arial" w:hAnsi="Arial" w:cs="Arial"/>
                <w:bCs/>
                <w:sz w:val="17"/>
                <w:szCs w:val="17"/>
              </w:rPr>
              <w:t xml:space="preserve"> </w:t>
            </w:r>
            <w:proofErr w:type="spellStart"/>
            <w:r w:rsidRPr="00831F07">
              <w:rPr>
                <w:rFonts w:ascii="Arial" w:hAnsi="Arial" w:cs="Arial"/>
                <w:bCs/>
                <w:sz w:val="17"/>
                <w:szCs w:val="17"/>
              </w:rPr>
              <w:t>доходы</w:t>
            </w:r>
            <w:proofErr w:type="spellEnd"/>
          </w:p>
        </w:tc>
        <w:tc>
          <w:tcPr>
            <w:tcW w:w="689" w:type="dxa"/>
            <w:shd w:val="clear" w:color="auto" w:fill="auto"/>
            <w:vAlign w:val="center"/>
          </w:tcPr>
          <w:p w14:paraId="5DA476B6" w14:textId="02577541" w:rsidR="00831F07" w:rsidRDefault="00831F07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01012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096AFB0A" w14:textId="77777777" w:rsidR="00831F07" w:rsidRPr="00590E73" w:rsidRDefault="00831F07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3F0E9B59" w14:textId="77777777" w:rsidTr="00FB08CD">
        <w:trPr>
          <w:trHeight w:val="325"/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4672C6C1" w14:textId="73D432CF" w:rsidR="00590E73" w:rsidRPr="008617D1" w:rsidRDefault="00590E73" w:rsidP="00590E73">
            <w:pPr>
              <w:rPr>
                <w:rFonts w:ascii="Arial" w:hAnsi="Arial" w:cs="Arial"/>
                <w:sz w:val="17"/>
                <w:szCs w:val="17"/>
                <w:lang w:val="en-GB"/>
              </w:rPr>
            </w:pPr>
            <w:r w:rsidRPr="008617D1">
              <w:rPr>
                <w:rFonts w:ascii="Arial" w:hAnsi="Arial" w:cs="Arial"/>
                <w:b/>
                <w:bCs/>
                <w:color w:val="000000"/>
                <w:sz w:val="17"/>
                <w:szCs w:val="17"/>
                <w:shd w:val="clear" w:color="auto" w:fill="FFFFFF"/>
                <w:lang w:eastAsia="ro-RO" w:bidi="ro-RO"/>
              </w:rPr>
              <w:t xml:space="preserve">Suma cheltuielilor efective de la activitatea </w:t>
            </w:r>
            <w:proofErr w:type="spellStart"/>
            <w:r w:rsidR="00B44A96" w:rsidRPr="008617D1">
              <w:rPr>
                <w:rFonts w:ascii="Arial" w:hAnsi="Arial" w:cs="Arial"/>
                <w:b/>
                <w:bCs/>
                <w:sz w:val="17"/>
                <w:szCs w:val="17"/>
                <w:lang w:val="en-GB"/>
              </w:rPr>
              <w:t>profesională</w:t>
            </w:r>
            <w:proofErr w:type="spellEnd"/>
            <w:r w:rsidR="00B44A96" w:rsidRPr="008617D1">
              <w:rPr>
                <w:rFonts w:ascii="Arial" w:hAnsi="Arial" w:cs="Arial"/>
                <w:b/>
                <w:bCs/>
                <w:sz w:val="17"/>
                <w:szCs w:val="17"/>
                <w:lang w:val="en-GB"/>
              </w:rPr>
              <w:t xml:space="preserve"> </w:t>
            </w:r>
          </w:p>
          <w:p w14:paraId="3C3FA69E" w14:textId="685DD69E" w:rsidR="00590E73" w:rsidRPr="008617D1" w:rsidRDefault="00590E73" w:rsidP="009440BE">
            <w:pPr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8617D1"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  <w:lang w:bidi="ru-RU"/>
              </w:rPr>
              <w:t>Сумма</w:t>
            </w:r>
            <w:proofErr w:type="spellEnd"/>
            <w:r w:rsidRPr="008617D1"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  <w:lang w:bidi="ru-RU"/>
              </w:rPr>
              <w:t xml:space="preserve"> </w:t>
            </w:r>
            <w:proofErr w:type="spellStart"/>
            <w:r w:rsidRPr="008617D1"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  <w:lang w:bidi="ru-RU"/>
              </w:rPr>
              <w:t>фактических</w:t>
            </w:r>
            <w:proofErr w:type="spellEnd"/>
            <w:r w:rsidRPr="008617D1"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  <w:lang w:bidi="ru-RU"/>
              </w:rPr>
              <w:t xml:space="preserve"> </w:t>
            </w:r>
            <w:proofErr w:type="spellStart"/>
            <w:r w:rsidRPr="008617D1"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  <w:lang w:bidi="ru-RU"/>
              </w:rPr>
              <w:t>расходов</w:t>
            </w:r>
            <w:proofErr w:type="spellEnd"/>
            <w:r w:rsidRPr="008617D1"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  <w:lang w:bidi="ru-RU"/>
              </w:rPr>
              <w:t xml:space="preserve"> </w:t>
            </w:r>
            <w:proofErr w:type="spellStart"/>
            <w:r w:rsidRPr="008617D1"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  <w:lang w:bidi="ru-RU"/>
              </w:rPr>
              <w:t>от</w:t>
            </w:r>
            <w:proofErr w:type="spellEnd"/>
            <w:r w:rsidRPr="008617D1"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  <w:lang w:bidi="ru-RU"/>
              </w:rPr>
              <w:t xml:space="preserve"> </w:t>
            </w:r>
            <w:proofErr w:type="spellStart"/>
            <w:r w:rsidRPr="008617D1">
              <w:rPr>
                <w:rFonts w:ascii="Arial" w:hAnsi="Arial" w:cs="Arial"/>
                <w:bCs/>
                <w:sz w:val="17"/>
                <w:szCs w:val="17"/>
                <w:lang w:eastAsia="ro-RO"/>
              </w:rPr>
              <w:t>профессиональ</w:t>
            </w:r>
            <w:r w:rsidRPr="008617D1"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  <w:lang w:bidi="ru-RU"/>
              </w:rPr>
              <w:t>ной</w:t>
            </w:r>
            <w:proofErr w:type="spellEnd"/>
            <w:r w:rsidR="00B44A96" w:rsidRPr="008617D1">
              <w:rPr>
                <w:rFonts w:ascii="Arial" w:hAnsi="Arial" w:cs="Arial"/>
                <w:color w:val="000000"/>
                <w:sz w:val="17"/>
                <w:szCs w:val="17"/>
                <w:shd w:val="clear" w:color="auto" w:fill="FFFFFF"/>
                <w:lang w:val="ru-RU" w:bidi="ru-RU"/>
              </w:rPr>
              <w:t xml:space="preserve"> </w:t>
            </w:r>
            <w:proofErr w:type="spellStart"/>
            <w:r w:rsidRPr="008617D1">
              <w:rPr>
                <w:rFonts w:ascii="Arial" w:hAnsi="Arial" w:cs="Arial"/>
                <w:bCs/>
                <w:sz w:val="17"/>
                <w:szCs w:val="17"/>
                <w:lang w:eastAsia="ro-RO"/>
              </w:rPr>
              <w:t>деятельности</w:t>
            </w:r>
            <w:proofErr w:type="spellEnd"/>
            <w:r w:rsidRPr="008617D1">
              <w:rPr>
                <w:rFonts w:ascii="Arial" w:hAnsi="Arial" w:cs="Arial"/>
                <w:bCs/>
                <w:sz w:val="17"/>
                <w:szCs w:val="17"/>
                <w:lang w:eastAsia="ro-RO"/>
              </w:rPr>
              <w:t xml:space="preserve"> 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70E7C054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0102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05CA5AEB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05934BC6" w14:textId="77777777" w:rsidTr="00FB08CD">
        <w:trPr>
          <w:trHeight w:val="389"/>
          <w:jc w:val="center"/>
        </w:trPr>
        <w:tc>
          <w:tcPr>
            <w:tcW w:w="8843" w:type="dxa"/>
            <w:shd w:val="clear" w:color="auto" w:fill="auto"/>
          </w:tcPr>
          <w:p w14:paraId="2E6A8517" w14:textId="77777777" w:rsidR="00590E73" w:rsidRPr="00590E73" w:rsidRDefault="00590E73" w:rsidP="009440BE">
            <w:pPr>
              <w:jc w:val="both"/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Ajustarea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majorarea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/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micşorarea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)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veniturilor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conform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prevederilor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legislaţiei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fiscale</w:t>
            </w:r>
            <w:proofErr w:type="spellEnd"/>
          </w:p>
          <w:p w14:paraId="4780A270" w14:textId="77777777" w:rsidR="00590E73" w:rsidRPr="00590E73" w:rsidRDefault="00590E73" w:rsidP="009440BE">
            <w:pPr>
              <w:jc w:val="both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Корректировка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увеличение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/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уменьшение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)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доходов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соответствии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с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налоговым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законодательством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2CE48FC9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020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576CD77A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 </w:t>
            </w:r>
          </w:p>
        </w:tc>
      </w:tr>
      <w:tr w:rsidR="00590E73" w:rsidRPr="00590E73" w14:paraId="0948C921" w14:textId="77777777" w:rsidTr="00FB08CD">
        <w:trPr>
          <w:trHeight w:val="527"/>
          <w:jc w:val="center"/>
        </w:trPr>
        <w:tc>
          <w:tcPr>
            <w:tcW w:w="8843" w:type="dxa"/>
            <w:shd w:val="clear" w:color="auto" w:fill="auto"/>
          </w:tcPr>
          <w:p w14:paraId="2B70BEC3" w14:textId="77777777" w:rsidR="009440BE" w:rsidRDefault="00590E73" w:rsidP="009440BE">
            <w:pPr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Ajustarea (majorarea /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micşorarea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) cheltuielilor conform prevederilor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legislaţiei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fiscale (anexa 1D)</w:t>
            </w:r>
          </w:p>
          <w:p w14:paraId="7ECEA658" w14:textId="1F530C78" w:rsidR="00590E73" w:rsidRPr="00590E73" w:rsidRDefault="00590E73" w:rsidP="009440BE">
            <w:pPr>
              <w:jc w:val="both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Корректировка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увеличение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/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уменьшение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)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расходов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соответствии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с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налоговым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законодательством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приложение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1D)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58D07FBE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030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51C18CF1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7442DDC8" w14:textId="77777777" w:rsidTr="00FB08CD">
        <w:trPr>
          <w:trHeight w:val="527"/>
          <w:jc w:val="center"/>
        </w:trPr>
        <w:tc>
          <w:tcPr>
            <w:tcW w:w="8843" w:type="dxa"/>
            <w:shd w:val="clear" w:color="auto" w:fill="auto"/>
          </w:tcPr>
          <w:p w14:paraId="6047F750" w14:textId="77777777" w:rsidR="009440BE" w:rsidRDefault="00590E73" w:rsidP="009440BE">
            <w:pPr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Venit (pierdere) obţinut în perioada fiscală, luând în considerare ajustările (majorările /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micşorările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) (rândul 010 + rândul 020 – rândul 030)</w:t>
            </w:r>
          </w:p>
          <w:p w14:paraId="4858A6B8" w14:textId="43E795F3" w:rsidR="00590E73" w:rsidRPr="00590E73" w:rsidRDefault="00590E73" w:rsidP="009440BE">
            <w:pPr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Доход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убыток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),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полученный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налоговом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периоде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с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учетом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корректировок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увеличений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/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уменьшений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>) (стр.010 + стр.020 – стр.030)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0C00AF5F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040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115490C7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358785E7" w14:textId="77777777" w:rsidTr="00FB08CD">
        <w:trPr>
          <w:trHeight w:val="527"/>
          <w:jc w:val="center"/>
        </w:trPr>
        <w:tc>
          <w:tcPr>
            <w:tcW w:w="8843" w:type="dxa"/>
            <w:shd w:val="clear" w:color="auto" w:fill="auto"/>
          </w:tcPr>
          <w:p w14:paraId="3E90FC57" w14:textId="77777777" w:rsidR="009440BE" w:rsidRDefault="00590E73" w:rsidP="009440BE">
            <w:pPr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Suma cheltuielilor legate de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donaţiile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în scopuri filantropice şi de sponsorizare în folosul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organizaţiilor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specificate în art.36 din Codul fiscal, în limitele stabilite (rândul 040 × %)</w:t>
            </w:r>
          </w:p>
          <w:p w14:paraId="44434A67" w14:textId="5B2D780F" w:rsidR="00590E73" w:rsidRPr="00590E73" w:rsidRDefault="00590E73" w:rsidP="009440BE">
            <w:pPr>
              <w:jc w:val="both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Сумма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расходов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связанных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с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пожертвованиями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благотворительные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и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спонсорские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цели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пользу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организаций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указанных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в ст.36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Налогового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кодекса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пределах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установленного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лимита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(стр.040 × %)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648A17EC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050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20C4B604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46D739D7" w14:textId="77777777" w:rsidTr="00FB08CD">
        <w:trPr>
          <w:trHeight w:val="357"/>
          <w:jc w:val="center"/>
        </w:trPr>
        <w:tc>
          <w:tcPr>
            <w:tcW w:w="8843" w:type="dxa"/>
            <w:shd w:val="clear" w:color="auto" w:fill="auto"/>
          </w:tcPr>
          <w:p w14:paraId="6177C8CE" w14:textId="77777777" w:rsidR="009440BE" w:rsidRDefault="00590E73" w:rsidP="009440BE">
            <w:pPr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 cheltuielilor neconfirmate documentar, în limitele stabilite (rândul 040 × %)</w:t>
            </w:r>
          </w:p>
          <w:p w14:paraId="2B28CF94" w14:textId="4B5F8025" w:rsidR="00590E73" w:rsidRPr="00590E73" w:rsidRDefault="00590E73" w:rsidP="009440BE">
            <w:pPr>
              <w:jc w:val="both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Сумма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расходов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подтвержденных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документально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пределах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установленного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лимита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(стр.040 × %)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57B02061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060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1AD70B3F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1BCEFB53" w14:textId="77777777" w:rsidTr="00FB08CD">
        <w:trPr>
          <w:trHeight w:val="437"/>
          <w:jc w:val="center"/>
        </w:trPr>
        <w:tc>
          <w:tcPr>
            <w:tcW w:w="8843" w:type="dxa"/>
            <w:shd w:val="clear" w:color="auto" w:fill="auto"/>
          </w:tcPr>
          <w:p w14:paraId="49E9FA79" w14:textId="77777777" w:rsidR="009440BE" w:rsidRDefault="00590E73" w:rsidP="009440BE">
            <w:pPr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 scutirilor (acest indicator nu trebuie să depăşească rezultatul pozitiv al calculului (rândul 040 – rândul 050 – rândul 060) (anexa 2D)</w:t>
            </w:r>
          </w:p>
          <w:p w14:paraId="49D2D1A9" w14:textId="303AD358" w:rsidR="00590E73" w:rsidRPr="00590E73" w:rsidRDefault="00590E73" w:rsidP="009440BE">
            <w:pPr>
              <w:jc w:val="both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Сумма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освобождений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данный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показатель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должен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превышать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положительный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результат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исчисленный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результате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расчета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(стр.040 – стр.050 – стр.060))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приложение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2D)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37C21118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070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2B169140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1C63A522" w14:textId="77777777" w:rsidTr="00FB08CD">
        <w:trPr>
          <w:trHeight w:val="437"/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057E59F5" w14:textId="77777777" w:rsidR="009440BE" w:rsidRDefault="00590E73" w:rsidP="009440BE">
            <w:pPr>
              <w:widowControl w:val="0"/>
              <w:jc w:val="both"/>
              <w:rPr>
                <w:rFonts w:ascii="Arial" w:hAnsi="Arial" w:cs="Arial"/>
                <w:b/>
                <w:bCs/>
                <w:sz w:val="17"/>
                <w:szCs w:val="17"/>
                <w:lang w:bidi="ru-RU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bidi="ru-RU"/>
              </w:rPr>
              <w:t xml:space="preserve">Suma venitului impozabil fără luarea în calcul a pierderilor fiscale ale anilor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bidi="ru-RU"/>
              </w:rPr>
              <w:t>precedenţi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bidi="ru-RU"/>
              </w:rPr>
              <w:t xml:space="preserve"> (rândul 040 – rândul 050 – rândul 060 – rândul 070) (se indică doar rezultatul pozitiv, iar în cazul calculării unui indicator negativ el urmează a fi reflectat în rândul 110)</w:t>
            </w:r>
          </w:p>
          <w:p w14:paraId="6E8C6608" w14:textId="5B4DCF96" w:rsidR="00590E73" w:rsidRPr="00590E73" w:rsidRDefault="00590E73" w:rsidP="009440BE">
            <w:pPr>
              <w:widowControl w:val="0"/>
              <w:jc w:val="both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shd w:val="clear" w:color="auto" w:fill="FFFFFF"/>
                <w:lang w:eastAsia="ro-RO" w:bidi="ro-RO"/>
              </w:rPr>
            </w:pP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lastRenderedPageBreak/>
              <w:t>Сумма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налогооблагаемого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дохода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налогового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убытка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)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без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учета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налоговых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убытков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прошлых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лет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(стр.040 – стр.050 – стр.060 – стр.070)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указывается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только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положительный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результат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, а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случае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исчисления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отрицательного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показателя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он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указывается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в стр.110)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1B333AAB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lastRenderedPageBreak/>
              <w:t>080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175E6C0B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0BB4D99B" w14:textId="77777777" w:rsidTr="00FB08CD">
        <w:trPr>
          <w:trHeight w:val="437"/>
          <w:jc w:val="center"/>
        </w:trPr>
        <w:tc>
          <w:tcPr>
            <w:tcW w:w="8843" w:type="dxa"/>
            <w:shd w:val="clear" w:color="auto" w:fill="auto"/>
          </w:tcPr>
          <w:p w14:paraId="4D25A1F1" w14:textId="77777777" w:rsidR="009440BE" w:rsidRDefault="00590E73" w:rsidP="009440BE">
            <w:pPr>
              <w:jc w:val="both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 pierderilor fiscale reportate din perioadele fiscale precedente permise spre deducere în perioada fiscală curentă, dar nu mai mult decât suma din rândul 080</w:t>
            </w:r>
          </w:p>
          <w:p w14:paraId="35C2D99A" w14:textId="37C26C99" w:rsidR="00590E73" w:rsidRPr="00590E73" w:rsidRDefault="00590E73" w:rsidP="009440BE">
            <w:pPr>
              <w:jc w:val="both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Сумма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налогового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убытка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прошлых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лет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подлежащая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вычету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текущем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налоговом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периоде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больше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суммыстр.080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0F22B108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090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40EE2958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50B27958" w14:textId="77777777" w:rsidTr="00FB08CD">
        <w:trPr>
          <w:trHeight w:val="437"/>
          <w:jc w:val="center"/>
        </w:trPr>
        <w:tc>
          <w:tcPr>
            <w:tcW w:w="8843" w:type="dxa"/>
            <w:shd w:val="clear" w:color="auto" w:fill="auto"/>
          </w:tcPr>
          <w:p w14:paraId="340CD179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 venitului impozabil (rândul 080 – rândul 090)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Сумма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налогооблагаемого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дохода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(стр.080 – стр.090)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6ACCD157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100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4E87F442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23396B32" w14:textId="77777777" w:rsidTr="00FB08CD">
        <w:trPr>
          <w:trHeight w:val="437"/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69E5F7FD" w14:textId="77777777" w:rsidR="00590E73" w:rsidRPr="00590E73" w:rsidRDefault="00590E73" w:rsidP="00590E73">
            <w:pPr>
              <w:widowControl w:val="0"/>
              <w:rPr>
                <w:rFonts w:ascii="Arial" w:hAnsi="Arial" w:cs="Arial"/>
                <w:b/>
                <w:bCs/>
                <w:color w:val="000000"/>
                <w:sz w:val="17"/>
                <w:szCs w:val="17"/>
                <w:shd w:val="clear" w:color="auto" w:fill="FFFFFF"/>
                <w:lang w:eastAsia="ro-RO" w:bidi="ro-RO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bidi="ru-RU"/>
              </w:rPr>
              <w:t>Suma pierderilor fiscale (rezultatul negativ calculat la determinarea indicatorului din rândul 080)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bidi="ru-RU"/>
              </w:rPr>
              <w:br/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Сумма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налогового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убытка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отрицательный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результат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,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исчисленный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при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определении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>показателя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  <w:lang w:bidi="ru-RU"/>
              </w:rPr>
              <w:t xml:space="preserve"> стр.080)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366788A4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110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3CF1CC5A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63605D41" w14:textId="77777777" w:rsidTr="00FB08CD">
        <w:trPr>
          <w:trHeight w:val="421"/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6CD2101D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Cota impozitului pe venit (stabilită la art.15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lit.a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) din Codul fiscal)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Ставкаподоходногоналога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установленная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лит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. а) ст.15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Налогового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кодекса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>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51C11628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120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777BCC7A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71DF66B6" w14:textId="77777777" w:rsidTr="00FB08CD">
        <w:trPr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02E6670D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 impozitului pe venit (rândul 100 × rândul 120)</w:t>
            </w:r>
            <w:r w:rsidRPr="00590E73">
              <w:rPr>
                <w:rFonts w:ascii="Arial" w:hAnsi="Arial" w:cs="Arial"/>
                <w:b/>
                <w:bCs/>
                <w:i/>
                <w:iCs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Суммаподоходногоналога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>(стр.100 × стр.120)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5C0C086E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130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54AC5255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196C6E38" w14:textId="77777777" w:rsidTr="00FB08CD">
        <w:trPr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22743A2C" w14:textId="13470FF2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 trecerilor în cont conform art.82 din Codul fiscal, inclusiv</w:t>
            </w:r>
            <w:r w:rsidR="00F62B15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590E73">
              <w:rPr>
                <w:rFonts w:ascii="Arial" w:hAnsi="Arial" w:cs="Arial"/>
                <w:sz w:val="17"/>
                <w:szCs w:val="17"/>
              </w:rPr>
              <w:t>i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mpozitul</w:t>
            </w:r>
            <w:proofErr w:type="spellEnd"/>
            <w:r w:rsidR="00F62B15" w:rsidRPr="00F62B15">
              <w:rPr>
                <w:rFonts w:ascii="Arial" w:hAnsi="Arial" w:cs="Arial"/>
                <w:b/>
                <w:bCs/>
                <w:sz w:val="17"/>
                <w:szCs w:val="17"/>
                <w:lang w:val="ru-RU"/>
              </w:rPr>
              <w:t xml:space="preserve"> 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pe</w:t>
            </w:r>
            <w:r w:rsidR="00F62B15" w:rsidRPr="00F62B15">
              <w:rPr>
                <w:rFonts w:ascii="Arial" w:hAnsi="Arial" w:cs="Arial"/>
                <w:b/>
                <w:bCs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venit</w:t>
            </w:r>
            <w:proofErr w:type="spellEnd"/>
            <w:r w:rsidR="00F62B15" w:rsidRPr="00F62B15">
              <w:rPr>
                <w:rFonts w:ascii="Arial" w:hAnsi="Arial" w:cs="Arial"/>
                <w:b/>
                <w:bCs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achitat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î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nstr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ă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in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ă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tate</w:t>
            </w:r>
            <w:proofErr w:type="spellEnd"/>
            <w:r w:rsidR="00B107F9" w:rsidRPr="00B107F9">
              <w:rPr>
                <w:rFonts w:ascii="Arial" w:hAnsi="Arial" w:cs="Arial"/>
                <w:b/>
                <w:bCs/>
                <w:sz w:val="17"/>
                <w:szCs w:val="17"/>
                <w:lang w:val="ru-RU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Сумманалоговыхзачетовсогласно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ст.82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Налоговогокодекса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том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числеподоходный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налог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уплаченный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за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рубежом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5FE86CBE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color w:val="FF0000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140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72A0AF27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color w:val="FF0000"/>
                <w:sz w:val="17"/>
                <w:szCs w:val="17"/>
              </w:rPr>
            </w:pPr>
            <w:r w:rsidRPr="00590E73">
              <w:rPr>
                <w:rFonts w:ascii="Arial" w:hAnsi="Arial" w:cs="Arial"/>
                <w:color w:val="FF0000"/>
                <w:sz w:val="17"/>
                <w:szCs w:val="17"/>
              </w:rPr>
              <w:t> </w:t>
            </w:r>
          </w:p>
        </w:tc>
      </w:tr>
      <w:tr w:rsidR="00590E73" w:rsidRPr="00590E73" w14:paraId="0397787C" w14:textId="77777777" w:rsidTr="00FB08CD">
        <w:trPr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6FCD2857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Suma impozitului pe venit pasibil reflectării în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fişa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personală a contribuabilului (rândul 130 – rândul 140)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Суммаподоходногоналога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подлежащаяотражению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лицевомсчетеналогоплательщика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(стр.130</w:t>
            </w:r>
            <w:r w:rsidRPr="00590E73">
              <w:rPr>
                <w:rFonts w:ascii="Arial" w:hAnsi="Arial" w:cs="Arial"/>
                <w:bCs/>
                <w:sz w:val="17"/>
                <w:szCs w:val="17"/>
              </w:rPr>
              <w:t xml:space="preserve">– </w:t>
            </w:r>
            <w:r w:rsidRPr="00590E73">
              <w:rPr>
                <w:rFonts w:ascii="Arial" w:hAnsi="Arial" w:cs="Arial"/>
                <w:sz w:val="17"/>
                <w:szCs w:val="17"/>
              </w:rPr>
              <w:t>стр.140)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2C91952E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150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6814DE0D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 </w:t>
            </w:r>
          </w:p>
        </w:tc>
      </w:tr>
      <w:tr w:rsidR="00590E73" w:rsidRPr="00590E73" w14:paraId="23B33C6A" w14:textId="77777777" w:rsidTr="00FB08CD">
        <w:trPr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64F5E5C4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 totală a impozitului pe venit achitat pe parcursul perioadei fiscale (în conformitate cu art. 69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  <w:vertAlign w:val="superscript"/>
              </w:rPr>
              <w:t xml:space="preserve">5 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alin.(2) din Codul fiscal) 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Всегосуммауплаченногоподоходногоналога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течениеналоговогопериода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согласно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ч.(2) ст.</w:t>
            </w:r>
            <w:r w:rsidRPr="00590E73">
              <w:rPr>
                <w:rFonts w:ascii="Arial" w:hAnsi="Arial" w:cs="Arial"/>
                <w:bCs/>
                <w:sz w:val="17"/>
                <w:szCs w:val="17"/>
              </w:rPr>
              <w:t>69</w:t>
            </w:r>
            <w:r w:rsidRPr="00590E73">
              <w:rPr>
                <w:rFonts w:ascii="Arial" w:hAnsi="Arial" w:cs="Arial"/>
                <w:bCs/>
                <w:sz w:val="17"/>
                <w:szCs w:val="17"/>
                <w:vertAlign w:val="superscript"/>
              </w:rPr>
              <w:t>5</w:t>
            </w:r>
            <w:r w:rsidRPr="00590E73">
              <w:rPr>
                <w:rFonts w:ascii="Arial" w:hAnsi="Arial" w:cs="Arial"/>
                <w:sz w:val="17"/>
                <w:szCs w:val="17"/>
              </w:rPr>
              <w:t>Налоговогокодекса)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487C7D4C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160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6ADFB86E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 </w:t>
            </w:r>
          </w:p>
        </w:tc>
      </w:tr>
      <w:tr w:rsidR="00590E73" w:rsidRPr="00590E73" w14:paraId="4846DB6C" w14:textId="77777777" w:rsidTr="00FB08CD">
        <w:trPr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2E216A14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Total impozitul pe venit spre plată (se completează în cazul în care rezultatul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diferenţei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este pozitiv)   (rândul 130 – rândul 140 – rândul 160)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Всегоподоходныйналог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к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уплате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>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заполняется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случаях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когда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результат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разницы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положительный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>)(стр.130 – стр.140 – стр.160)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52EF4440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170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401A33ED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 </w:t>
            </w:r>
          </w:p>
        </w:tc>
      </w:tr>
      <w:tr w:rsidR="00590E73" w:rsidRPr="00590E73" w14:paraId="7486EEC5" w14:textId="77777777" w:rsidTr="00FB08CD">
        <w:trPr>
          <w:jc w:val="center"/>
        </w:trPr>
        <w:tc>
          <w:tcPr>
            <w:tcW w:w="8843" w:type="dxa"/>
            <w:shd w:val="clear" w:color="auto" w:fill="auto"/>
            <w:vAlign w:val="center"/>
          </w:tcPr>
          <w:p w14:paraId="615C8D48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Suma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plăţii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în plus a impozitului pe venit achitat/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reţinut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în plus (se completează în cazul în care rezultatul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diferenţei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este negativ, fără indicarea semnului) (rândul 130 – rândul 140 – rândul 160)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Суммапереплатыподоходногоналога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заполняется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без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указания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знака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в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случаях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,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когда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результат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разницы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отрицательный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>) (стр.130 – стр.140 – стр.160)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36A4F533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180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715F6A89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 </w:t>
            </w:r>
          </w:p>
        </w:tc>
      </w:tr>
    </w:tbl>
    <w:tbl>
      <w:tblPr>
        <w:tblW w:w="10739" w:type="dxa"/>
        <w:jc w:val="center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687"/>
        <w:gridCol w:w="593"/>
        <w:gridCol w:w="1216"/>
        <w:gridCol w:w="1036"/>
        <w:gridCol w:w="1207"/>
      </w:tblGrid>
      <w:tr w:rsidR="00590E73" w:rsidRPr="00590E73" w14:paraId="0A07DA9D" w14:textId="77777777" w:rsidTr="00095AEF">
        <w:trPr>
          <w:tblCellSpacing w:w="0" w:type="dxa"/>
          <w:jc w:val="center"/>
        </w:trPr>
        <w:tc>
          <w:tcPr>
            <w:tcW w:w="10739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285C774" w14:textId="77777777" w:rsidR="00590E73" w:rsidRPr="00590E73" w:rsidRDefault="00590E73" w:rsidP="00590E73">
            <w:pPr>
              <w:jc w:val="right"/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  <w:p w14:paraId="51416AF5" w14:textId="77777777" w:rsidR="00590E73" w:rsidRPr="00590E73" w:rsidRDefault="00590E73" w:rsidP="00590E73">
            <w:pPr>
              <w:jc w:val="right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Anexa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  <w:t>1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</w:t>
            </w:r>
            <w:r w:rsidRPr="00590E73">
              <w:rPr>
                <w:rFonts w:ascii="Arial" w:hAnsi="Arial" w:cs="Arial"/>
                <w:sz w:val="17"/>
                <w:szCs w:val="17"/>
              </w:rPr>
              <w:br/>
              <w:t xml:space="preserve">Приложение </w:t>
            </w:r>
            <w:r w:rsidRPr="00590E73">
              <w:rPr>
                <w:rFonts w:ascii="Arial" w:hAnsi="Arial" w:cs="Arial"/>
                <w:sz w:val="17"/>
                <w:szCs w:val="17"/>
                <w:lang w:val="ro-RO"/>
              </w:rPr>
              <w:t>1</w:t>
            </w:r>
            <w:r w:rsidRPr="00590E73">
              <w:rPr>
                <w:rFonts w:ascii="Arial" w:hAnsi="Arial" w:cs="Arial"/>
                <w:sz w:val="17"/>
                <w:szCs w:val="17"/>
              </w:rPr>
              <w:t xml:space="preserve">D </w:t>
            </w:r>
          </w:p>
          <w:p w14:paraId="55B10D39" w14:textId="77777777" w:rsidR="00590E73" w:rsidRPr="00590E73" w:rsidRDefault="00590E73" w:rsidP="00590E73">
            <w:pPr>
              <w:jc w:val="both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Notă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la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rândul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030/</w:t>
            </w:r>
            <w:r w:rsidRPr="00590E73">
              <w:rPr>
                <w:rFonts w:ascii="Arial" w:hAnsi="Arial" w:cs="Arial"/>
                <w:sz w:val="17"/>
                <w:szCs w:val="17"/>
              </w:rPr>
              <w:t xml:space="preserve"> Справка к строке 030 </w:t>
            </w:r>
          </w:p>
          <w:p w14:paraId="045523D8" w14:textId="77777777" w:rsidR="00590E73" w:rsidRPr="00590E73" w:rsidRDefault="00590E73" w:rsidP="00590E73">
            <w:pPr>
              <w:jc w:val="both"/>
              <w:rPr>
                <w:rFonts w:ascii="Arial" w:hAnsi="Arial" w:cs="Arial"/>
                <w:sz w:val="17"/>
                <w:szCs w:val="17"/>
                <w:lang w:val="en-US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Ajustarea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majorarea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/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micşorarea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)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cheltuielilor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conform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prevederilor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legislaţiei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fiscale</w:t>
            </w:r>
            <w:proofErr w:type="spellEnd"/>
          </w:p>
          <w:p w14:paraId="514CCAAB" w14:textId="77777777" w:rsidR="00590E73" w:rsidRPr="00590E73" w:rsidRDefault="00590E73" w:rsidP="00590E73">
            <w:pPr>
              <w:jc w:val="both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 xml:space="preserve">Корректировка (увеличение/ уменьшение) расходов в соответствии с налоговым законодательством </w:t>
            </w:r>
          </w:p>
        </w:tc>
      </w:tr>
      <w:tr w:rsidR="00590E73" w:rsidRPr="00590E73" w14:paraId="4C2E8B6E" w14:textId="77777777" w:rsidTr="009440BE">
        <w:trPr>
          <w:tblCellSpacing w:w="0" w:type="dxa"/>
          <w:jc w:val="center"/>
        </w:trPr>
        <w:tc>
          <w:tcPr>
            <w:tcW w:w="668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A5A805D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Corectări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br/>
              <w:t>Корректировки</w:t>
            </w:r>
          </w:p>
        </w:tc>
        <w:tc>
          <w:tcPr>
            <w:tcW w:w="5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CFB6CFE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Cod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br/>
              <w:t>Код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right w:val="single" w:sz="4" w:space="0" w:color="auto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49113C1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Constatat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în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br/>
              <w:t>Признано в</w:t>
            </w:r>
          </w:p>
        </w:tc>
        <w:tc>
          <w:tcPr>
            <w:tcW w:w="1207" w:type="dxa"/>
            <w:tcBorders>
              <w:top w:val="single" w:sz="4" w:space="0" w:color="auto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CAFB7E5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Diferen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ţ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col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. 3 – 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col.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2</w:t>
            </w:r>
          </w:p>
        </w:tc>
      </w:tr>
      <w:tr w:rsidR="00590E73" w:rsidRPr="00590E73" w14:paraId="77A94844" w14:textId="77777777" w:rsidTr="009440BE">
        <w:trPr>
          <w:tblCellSpacing w:w="0" w:type="dxa"/>
          <w:jc w:val="center"/>
        </w:trPr>
        <w:tc>
          <w:tcPr>
            <w:tcW w:w="668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0A7E07D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59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BF9F9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A9181C6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contabilitatea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financiară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br/>
              <w:t xml:space="preserve">финансовом </w:t>
            </w:r>
            <w:r w:rsidRPr="00590E73">
              <w:rPr>
                <w:rFonts w:ascii="Arial" w:hAnsi="Arial" w:cs="Arial"/>
                <w:sz w:val="17"/>
                <w:szCs w:val="17"/>
              </w:rPr>
              <w:br/>
              <w:t>учете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B2C6B3C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scopuri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fiscale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br/>
              <w:t xml:space="preserve">налоговых </w:t>
            </w:r>
            <w:r w:rsidRPr="00590E73">
              <w:rPr>
                <w:rFonts w:ascii="Arial" w:hAnsi="Arial" w:cs="Arial"/>
                <w:sz w:val="17"/>
                <w:szCs w:val="17"/>
              </w:rPr>
              <w:br/>
              <w:t>целях</w:t>
            </w:r>
          </w:p>
        </w:tc>
        <w:tc>
          <w:tcPr>
            <w:tcW w:w="1207" w:type="dxa"/>
            <w:tcBorders>
              <w:bottom w:val="single" w:sz="6" w:space="0" w:color="000000"/>
              <w:right w:val="single" w:sz="4" w:space="0" w:color="auto"/>
            </w:tcBorders>
          </w:tcPr>
          <w:p w14:paraId="221AC2A0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Разница</w:t>
            </w:r>
            <w:r w:rsidRPr="00590E73">
              <w:rPr>
                <w:rFonts w:ascii="Arial" w:hAnsi="Arial" w:cs="Arial"/>
                <w:sz w:val="17"/>
                <w:szCs w:val="17"/>
              </w:rPr>
              <w:br/>
              <w:t>гр.3 – гр.2</w:t>
            </w:r>
          </w:p>
        </w:tc>
      </w:tr>
      <w:tr w:rsidR="00590E73" w:rsidRPr="00590E73" w14:paraId="431FF85E" w14:textId="77777777" w:rsidTr="009440BE">
        <w:trPr>
          <w:tblCellSpacing w:w="0" w:type="dxa"/>
          <w:jc w:val="center"/>
        </w:trPr>
        <w:tc>
          <w:tcPr>
            <w:tcW w:w="6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446583B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9B3AF45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D57A9C1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7183A17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7794A31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4</w:t>
            </w:r>
          </w:p>
        </w:tc>
      </w:tr>
      <w:tr w:rsidR="00590E73" w:rsidRPr="00590E73" w14:paraId="2C9CFB0A" w14:textId="77777777" w:rsidTr="009440BE">
        <w:trPr>
          <w:tblCellSpacing w:w="0" w:type="dxa"/>
          <w:jc w:val="center"/>
        </w:trPr>
        <w:tc>
          <w:tcPr>
            <w:tcW w:w="6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C87FB53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Cheltuieli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personale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şi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familiale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(art.23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din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Codul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fiscal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sz w:val="17"/>
                <w:szCs w:val="17"/>
              </w:rPr>
              <w:t>Личные и семейные расходы (ст.23 Налогового кодекса)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7C17C70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0301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4CFB3FF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F391947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</w:t>
            </w:r>
          </w:p>
        </w:tc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C8B71E4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64E1034C" w14:textId="77777777" w:rsidTr="009440BE">
        <w:trPr>
          <w:tblCellSpacing w:w="0" w:type="dxa"/>
          <w:jc w:val="center"/>
        </w:trPr>
        <w:tc>
          <w:tcPr>
            <w:tcW w:w="6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D5785DA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Cheltuieli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legate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dobânzile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plătite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sau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calculate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(art.25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alin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.(2)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din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Codul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fiscal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sz w:val="17"/>
                <w:szCs w:val="17"/>
              </w:rPr>
              <w:t>Расходы, связанные с процентными начислениями, выплаченными или начисленными (ч.(2) ст.25 Налогового кодекса)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1B6C028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0302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AF68EB5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FCD76DD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855F692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590E73" w:rsidRPr="00590E73" w14:paraId="20A9E939" w14:textId="77777777" w:rsidTr="009440BE">
        <w:trPr>
          <w:tblCellSpacing w:w="0" w:type="dxa"/>
          <w:jc w:val="center"/>
        </w:trPr>
        <w:tc>
          <w:tcPr>
            <w:tcW w:w="6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74866A8" w14:textId="77777777" w:rsidR="00590E73" w:rsidRPr="00590E73" w:rsidRDefault="00590E73" w:rsidP="00590E73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/>
                <w:sz w:val="17"/>
                <w:szCs w:val="17"/>
                <w:lang w:eastAsia="en-US"/>
              </w:rPr>
            </w:pPr>
            <w:proofErr w:type="spellStart"/>
            <w:r w:rsidRPr="00590E73">
              <w:rPr>
                <w:rFonts w:ascii="Arial" w:eastAsiaTheme="minorHAnsi" w:hAnsi="Arial" w:cs="Arial"/>
                <w:b/>
                <w:bCs/>
                <w:iCs/>
                <w:color w:val="000000"/>
                <w:sz w:val="17"/>
                <w:szCs w:val="17"/>
                <w:lang w:val="en-US" w:eastAsia="en-US"/>
              </w:rPr>
              <w:t>Cheltuieli</w:t>
            </w:r>
            <w:proofErr w:type="spellEnd"/>
            <w:r w:rsidRPr="00590E73">
              <w:rPr>
                <w:rFonts w:ascii="Arial" w:eastAsiaTheme="minorHAnsi" w:hAnsi="Arial" w:cs="Arial"/>
                <w:b/>
                <w:bCs/>
                <w:iCs/>
                <w:color w:val="000000"/>
                <w:sz w:val="17"/>
                <w:szCs w:val="17"/>
                <w:lang w:eastAsia="en-US"/>
              </w:rPr>
              <w:t xml:space="preserve"> </w:t>
            </w:r>
            <w:r w:rsidRPr="00590E73">
              <w:rPr>
                <w:rFonts w:ascii="Arial" w:eastAsiaTheme="minorHAnsi" w:hAnsi="Arial" w:cs="Arial"/>
                <w:b/>
                <w:bCs/>
                <w:iCs/>
                <w:color w:val="000000"/>
                <w:sz w:val="17"/>
                <w:szCs w:val="17"/>
                <w:lang w:val="en-US" w:eastAsia="en-US"/>
              </w:rPr>
              <w:t>de</w:t>
            </w:r>
            <w:r w:rsidRPr="00590E73">
              <w:rPr>
                <w:rFonts w:ascii="Arial" w:eastAsiaTheme="minorHAnsi" w:hAnsi="Arial" w:cs="Arial"/>
                <w:b/>
                <w:bCs/>
                <w:iCs/>
                <w:color w:val="000000"/>
                <w:sz w:val="17"/>
                <w:szCs w:val="17"/>
                <w:lang w:eastAsia="en-US"/>
              </w:rPr>
              <w:t xml:space="preserve"> </w:t>
            </w:r>
            <w:proofErr w:type="spellStart"/>
            <w:r w:rsidRPr="00590E73">
              <w:rPr>
                <w:rFonts w:ascii="Arial" w:eastAsiaTheme="minorHAnsi" w:hAnsi="Arial" w:cs="Arial"/>
                <w:b/>
                <w:bCs/>
                <w:iCs/>
                <w:color w:val="000000"/>
                <w:sz w:val="17"/>
                <w:szCs w:val="17"/>
                <w:lang w:val="en-US" w:eastAsia="en-US"/>
              </w:rPr>
              <w:t>loca</w:t>
            </w:r>
            <w:proofErr w:type="spellEnd"/>
            <w:r w:rsidRPr="00590E73">
              <w:rPr>
                <w:rFonts w:ascii="Arial" w:eastAsiaTheme="minorHAnsi" w:hAnsi="Arial" w:cs="Arial"/>
                <w:b/>
                <w:bCs/>
                <w:iCs/>
                <w:color w:val="000000"/>
                <w:sz w:val="17"/>
                <w:szCs w:val="17"/>
                <w:lang w:eastAsia="en-US"/>
              </w:rPr>
              <w:t>ț</w:t>
            </w:r>
            <w:proofErr w:type="spellStart"/>
            <w:r w:rsidRPr="00590E73">
              <w:rPr>
                <w:rFonts w:ascii="Arial" w:eastAsiaTheme="minorHAnsi" w:hAnsi="Arial" w:cs="Arial"/>
                <w:b/>
                <w:bCs/>
                <w:iCs/>
                <w:color w:val="000000"/>
                <w:sz w:val="17"/>
                <w:szCs w:val="17"/>
                <w:lang w:val="en-US" w:eastAsia="en-US"/>
              </w:rPr>
              <w:t>iune</w:t>
            </w:r>
            <w:proofErr w:type="spellEnd"/>
          </w:p>
          <w:p w14:paraId="1F971206" w14:textId="77777777" w:rsidR="00590E73" w:rsidRPr="00590E73" w:rsidRDefault="00590E73" w:rsidP="00590E73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b/>
                <w:bCs/>
                <w:iCs/>
                <w:color w:val="000000"/>
                <w:sz w:val="17"/>
                <w:szCs w:val="17"/>
                <w:lang w:eastAsia="en-US"/>
              </w:rPr>
            </w:pPr>
            <w:r w:rsidRPr="00590E73">
              <w:rPr>
                <w:rFonts w:ascii="Arial" w:eastAsiaTheme="minorHAnsi" w:hAnsi="Arial" w:cs="Arial"/>
                <w:iCs/>
                <w:color w:val="000000"/>
                <w:sz w:val="17"/>
                <w:szCs w:val="17"/>
                <w:lang w:eastAsia="en-US"/>
              </w:rPr>
              <w:t>Расходы по найму помещения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19B459A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  <w:lang w:val="ro-RO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030</w:t>
            </w:r>
            <w:r w:rsidRPr="00590E73">
              <w:rPr>
                <w:rFonts w:ascii="Arial" w:hAnsi="Arial" w:cs="Arial"/>
                <w:sz w:val="17"/>
                <w:szCs w:val="17"/>
                <w:lang w:val="ro-RO"/>
              </w:rPr>
              <w:t>3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CC9DB1E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6E7F441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B922533" w14:textId="77777777" w:rsidR="00590E73" w:rsidRPr="00590E73" w:rsidRDefault="00590E73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A26599" w:rsidRPr="00590E73" w14:paraId="305F2B78" w14:textId="77777777" w:rsidTr="009440BE">
        <w:trPr>
          <w:tblCellSpacing w:w="0" w:type="dxa"/>
          <w:jc w:val="center"/>
        </w:trPr>
        <w:tc>
          <w:tcPr>
            <w:tcW w:w="6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6A52B34" w14:textId="77777777" w:rsidR="00A26599" w:rsidRPr="00461DB9" w:rsidDel="00461DB9" w:rsidRDefault="00A26599" w:rsidP="00A26599">
            <w:pPr>
              <w:rPr>
                <w:del w:id="0" w:author="Rusu Diana" w:date="2023-01-20T15:19:00Z"/>
                <w:rFonts w:ascii="Arial" w:hAnsi="Arial" w:cs="Arial"/>
                <w:b/>
                <w:bCs/>
                <w:sz w:val="17"/>
                <w:szCs w:val="17"/>
                <w:lang w:val="en-US"/>
              </w:rPr>
            </w:pPr>
            <w:proofErr w:type="spellStart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Cheltuieli</w:t>
            </w:r>
            <w:proofErr w:type="spellEnd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aferente</w:t>
            </w:r>
            <w:proofErr w:type="spellEnd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reparaţiei</w:t>
            </w:r>
            <w:proofErr w:type="spellEnd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mijloacelor</w:t>
            </w:r>
            <w:proofErr w:type="spellEnd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fixe </w:t>
            </w:r>
            <w:proofErr w:type="spellStart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utilizate</w:t>
            </w:r>
            <w:proofErr w:type="spellEnd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conform </w:t>
            </w:r>
            <w:proofErr w:type="spellStart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contractului</w:t>
            </w:r>
            <w:proofErr w:type="spellEnd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de</w:t>
            </w:r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arend</w:t>
            </w:r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ă</w:t>
            </w:r>
            <w:proofErr w:type="spellEnd"/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loca</w:t>
            </w:r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ţ</w:t>
            </w:r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iune</w:t>
            </w:r>
            <w:proofErr w:type="spellEnd"/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, </w:t>
            </w:r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leasing</w:t>
            </w:r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opera</w:t>
            </w:r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ţ</w:t>
            </w:r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ional</w:t>
            </w:r>
            <w:proofErr w:type="spellEnd"/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concesiune</w:t>
            </w:r>
            <w:proofErr w:type="spellEnd"/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(</w:t>
            </w:r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art</w:t>
            </w:r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.2</w:t>
            </w:r>
            <w:r w:rsidRPr="009A326D"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  <w:t>6</w:t>
            </w:r>
            <w:r w:rsidRPr="009A326D">
              <w:rPr>
                <w:rFonts w:ascii="Arial" w:hAnsi="Arial" w:cs="Arial"/>
                <w:b/>
                <w:bCs/>
                <w:sz w:val="17"/>
                <w:szCs w:val="17"/>
                <w:vertAlign w:val="superscript"/>
                <w:lang w:val="ro-RO"/>
              </w:rPr>
              <w:t>1</w:t>
            </w:r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alin</w:t>
            </w:r>
            <w:proofErr w:type="spellEnd"/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.(</w:t>
            </w:r>
            <w:r w:rsidRPr="009A326D"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  <w:t xml:space="preserve">11) </w:t>
            </w:r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din</w:t>
            </w:r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Codul</w:t>
            </w:r>
            <w:proofErr w:type="spellEnd"/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r w:rsidRPr="00461DB9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fiscal</w:t>
            </w:r>
            <w:r w:rsidRPr="00A30F6F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)</w:t>
            </w:r>
          </w:p>
          <w:p w14:paraId="5F11646F" w14:textId="1977600E" w:rsidR="00A26599" w:rsidRPr="00A26599" w:rsidRDefault="00A26599" w:rsidP="00A26599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b/>
                <w:bCs/>
                <w:iCs/>
                <w:color w:val="000000"/>
                <w:sz w:val="17"/>
                <w:szCs w:val="17"/>
                <w:lang w:eastAsia="en-US"/>
              </w:rPr>
            </w:pPr>
            <w:r w:rsidRPr="00E0291A">
              <w:rPr>
                <w:rFonts w:ascii="Arial" w:hAnsi="Arial" w:cs="Arial"/>
                <w:sz w:val="17"/>
                <w:szCs w:val="17"/>
              </w:rPr>
              <w:t>Расходы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, </w:t>
            </w:r>
            <w:r w:rsidRPr="00E0291A">
              <w:rPr>
                <w:rFonts w:ascii="Arial" w:hAnsi="Arial" w:cs="Arial"/>
                <w:sz w:val="17"/>
                <w:szCs w:val="17"/>
              </w:rPr>
              <w:t>связанные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E0291A">
              <w:rPr>
                <w:rFonts w:ascii="Arial" w:hAnsi="Arial" w:cs="Arial"/>
                <w:sz w:val="17"/>
                <w:szCs w:val="17"/>
              </w:rPr>
              <w:t>с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E0291A">
              <w:rPr>
                <w:rFonts w:ascii="Arial" w:hAnsi="Arial" w:cs="Arial"/>
                <w:sz w:val="17"/>
                <w:szCs w:val="17"/>
              </w:rPr>
              <w:t>ремонтом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E0291A">
              <w:rPr>
                <w:rFonts w:ascii="Arial" w:hAnsi="Arial" w:cs="Arial"/>
                <w:sz w:val="17"/>
                <w:szCs w:val="17"/>
              </w:rPr>
              <w:t>основных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E0291A">
              <w:rPr>
                <w:rFonts w:ascii="Arial" w:hAnsi="Arial" w:cs="Arial"/>
                <w:sz w:val="17"/>
                <w:szCs w:val="17"/>
              </w:rPr>
              <w:t>средств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, </w:t>
            </w:r>
            <w:r w:rsidRPr="00E0291A">
              <w:rPr>
                <w:rFonts w:ascii="Arial" w:hAnsi="Arial" w:cs="Arial"/>
                <w:sz w:val="17"/>
                <w:szCs w:val="17"/>
              </w:rPr>
              <w:t>используемых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E0291A">
              <w:rPr>
                <w:rFonts w:ascii="Arial" w:hAnsi="Arial" w:cs="Arial"/>
                <w:sz w:val="17"/>
                <w:szCs w:val="17"/>
              </w:rPr>
              <w:t>на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E0291A">
              <w:rPr>
                <w:rFonts w:ascii="Arial" w:hAnsi="Arial" w:cs="Arial"/>
                <w:sz w:val="17"/>
                <w:szCs w:val="17"/>
              </w:rPr>
              <w:t>основании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E0291A">
              <w:rPr>
                <w:rFonts w:ascii="Arial" w:hAnsi="Arial" w:cs="Arial"/>
                <w:sz w:val="17"/>
                <w:szCs w:val="17"/>
              </w:rPr>
              <w:t>договора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E0291A">
              <w:rPr>
                <w:rFonts w:ascii="Arial" w:hAnsi="Arial" w:cs="Arial"/>
                <w:sz w:val="17"/>
                <w:szCs w:val="17"/>
              </w:rPr>
              <w:t>имущественного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E0291A">
              <w:rPr>
                <w:rFonts w:ascii="Arial" w:hAnsi="Arial" w:cs="Arial"/>
                <w:sz w:val="17"/>
                <w:szCs w:val="17"/>
              </w:rPr>
              <w:t>найма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, </w:t>
            </w:r>
            <w:r w:rsidRPr="00E0291A">
              <w:rPr>
                <w:rFonts w:ascii="Arial" w:hAnsi="Arial" w:cs="Arial"/>
                <w:sz w:val="17"/>
                <w:szCs w:val="17"/>
              </w:rPr>
              <w:t>аренде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, </w:t>
            </w:r>
            <w:r w:rsidRPr="00E0291A">
              <w:rPr>
                <w:rFonts w:ascii="Arial" w:hAnsi="Arial" w:cs="Arial"/>
                <w:sz w:val="17"/>
                <w:szCs w:val="17"/>
              </w:rPr>
              <w:t>операционном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E0291A">
              <w:rPr>
                <w:rFonts w:ascii="Arial" w:hAnsi="Arial" w:cs="Arial"/>
                <w:sz w:val="17"/>
                <w:szCs w:val="17"/>
              </w:rPr>
              <w:t>лизинге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, </w:t>
            </w:r>
            <w:r w:rsidRPr="00E0291A">
              <w:rPr>
                <w:rFonts w:ascii="Arial" w:hAnsi="Arial" w:cs="Arial"/>
                <w:sz w:val="17"/>
                <w:szCs w:val="17"/>
              </w:rPr>
              <w:t>концессии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 (</w:t>
            </w:r>
            <w:r w:rsidRPr="009A326D">
              <w:rPr>
                <w:rFonts w:ascii="Arial" w:hAnsi="Arial" w:cs="Arial"/>
                <w:sz w:val="17"/>
                <w:szCs w:val="17"/>
              </w:rPr>
              <w:t>ч</w:t>
            </w:r>
            <w:r w:rsidRPr="00461DB9">
              <w:rPr>
                <w:rFonts w:ascii="Arial" w:hAnsi="Arial" w:cs="Arial"/>
                <w:sz w:val="17"/>
                <w:szCs w:val="17"/>
              </w:rPr>
              <w:t>.(</w:t>
            </w:r>
            <w:r w:rsidRPr="009A326D">
              <w:rPr>
                <w:rFonts w:ascii="Arial" w:hAnsi="Arial" w:cs="Arial"/>
                <w:sz w:val="17"/>
                <w:szCs w:val="17"/>
                <w:lang w:val="ro-RO"/>
              </w:rPr>
              <w:t>11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) </w:t>
            </w:r>
            <w:r w:rsidRPr="009A326D">
              <w:rPr>
                <w:rFonts w:ascii="Arial" w:hAnsi="Arial" w:cs="Arial"/>
                <w:sz w:val="17"/>
                <w:szCs w:val="17"/>
              </w:rPr>
              <w:t>ст</w:t>
            </w:r>
            <w:r w:rsidRPr="00461DB9">
              <w:rPr>
                <w:rFonts w:ascii="Arial" w:hAnsi="Arial" w:cs="Arial"/>
                <w:sz w:val="17"/>
                <w:szCs w:val="17"/>
              </w:rPr>
              <w:t>.2</w:t>
            </w:r>
            <w:r w:rsidRPr="009A326D">
              <w:rPr>
                <w:rFonts w:ascii="Arial" w:hAnsi="Arial" w:cs="Arial"/>
                <w:sz w:val="17"/>
                <w:szCs w:val="17"/>
                <w:lang w:val="ro-RO"/>
              </w:rPr>
              <w:t>6</w:t>
            </w:r>
            <w:r w:rsidRPr="009A326D">
              <w:rPr>
                <w:rFonts w:ascii="Arial" w:hAnsi="Arial" w:cs="Arial"/>
                <w:sz w:val="17"/>
                <w:szCs w:val="17"/>
                <w:vertAlign w:val="superscript"/>
                <w:lang w:val="ro-RO"/>
              </w:rPr>
              <w:t>1</w:t>
            </w:r>
            <w:r w:rsidRPr="00461DB9">
              <w:rPr>
                <w:rFonts w:ascii="Arial" w:hAnsi="Arial" w:cs="Arial"/>
                <w:sz w:val="17"/>
                <w:szCs w:val="17"/>
                <w:vertAlign w:val="superscript"/>
              </w:rPr>
              <w:t xml:space="preserve"> </w:t>
            </w:r>
            <w:r w:rsidRPr="009A326D">
              <w:rPr>
                <w:rFonts w:ascii="Arial" w:hAnsi="Arial" w:cs="Arial"/>
                <w:sz w:val="17"/>
                <w:szCs w:val="17"/>
              </w:rPr>
              <w:t>Налогового</w:t>
            </w:r>
            <w:r w:rsidRPr="00461DB9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9A326D">
              <w:rPr>
                <w:rFonts w:ascii="Arial" w:hAnsi="Arial" w:cs="Arial"/>
                <w:sz w:val="17"/>
                <w:szCs w:val="17"/>
              </w:rPr>
              <w:t>кодекса</w:t>
            </w:r>
            <w:r w:rsidRPr="00461DB9">
              <w:rPr>
                <w:rFonts w:ascii="Arial" w:hAnsi="Arial" w:cs="Arial"/>
                <w:sz w:val="17"/>
                <w:szCs w:val="17"/>
              </w:rPr>
              <w:t>)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946D82E" w14:textId="5DA127D7" w:rsidR="00A26599" w:rsidRPr="00590E7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030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>4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DE03F17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EE14227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2B3A21E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A26599" w:rsidRPr="00590E73" w14:paraId="0FC931B7" w14:textId="77777777" w:rsidTr="009440BE">
        <w:trPr>
          <w:tblCellSpacing w:w="0" w:type="dxa"/>
          <w:jc w:val="center"/>
        </w:trPr>
        <w:tc>
          <w:tcPr>
            <w:tcW w:w="6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46FE970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amortizării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mijloacelor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fixe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(art.26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  <w:vertAlign w:val="superscript"/>
              </w:rPr>
              <w:t>1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din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Codul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fiscal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sz w:val="17"/>
                <w:szCs w:val="17"/>
              </w:rPr>
              <w:t>Сумма амортизации основных средств (ст.26</w:t>
            </w:r>
            <w:r w:rsidRPr="00590E73">
              <w:rPr>
                <w:rFonts w:ascii="Arial" w:hAnsi="Arial" w:cs="Arial"/>
                <w:sz w:val="17"/>
                <w:szCs w:val="17"/>
                <w:vertAlign w:val="superscript"/>
              </w:rPr>
              <w:t>1</w:t>
            </w:r>
            <w:r w:rsidRPr="00590E73">
              <w:rPr>
                <w:rFonts w:ascii="Arial" w:hAnsi="Arial" w:cs="Arial"/>
                <w:sz w:val="17"/>
                <w:szCs w:val="17"/>
              </w:rPr>
              <w:t xml:space="preserve"> Налогового кодекса)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45B70D1" w14:textId="0A824EB5" w:rsidR="00A26599" w:rsidRPr="00C53C4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  <w:lang w:val="en-US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030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>5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303B09B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F9B0A5D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9E98CBD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A26599" w:rsidRPr="00590E73" w14:paraId="2ED7F4AE" w14:textId="77777777" w:rsidTr="009440BE">
        <w:trPr>
          <w:tblCellSpacing w:w="0" w:type="dxa"/>
          <w:jc w:val="center"/>
        </w:trPr>
        <w:tc>
          <w:tcPr>
            <w:tcW w:w="6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484E11E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Penalităţi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,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amenzi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şi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alte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sancţiuni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aplicate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pentru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încălcarea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actelor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normative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(art.30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alin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.(1)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din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Codul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fiscal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sz w:val="17"/>
                <w:szCs w:val="17"/>
              </w:rPr>
              <w:t>Пени, штрафы и другие санкции, наложенные за несоблюдение нормативных актов (ч.(1) ст.30 Налогового кодекса)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8BD191B" w14:textId="441222F0" w:rsidR="00A26599" w:rsidRPr="00C53C4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ro-RO"/>
              </w:rPr>
              <w:t>0306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9791F83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6BAC458" w14:textId="77777777" w:rsidR="00A26599" w:rsidRPr="00590E7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  <w:lang w:val="ro-RO"/>
              </w:rPr>
            </w:pPr>
            <w:r w:rsidRPr="00590E73">
              <w:rPr>
                <w:rFonts w:ascii="Arial" w:hAnsi="Arial" w:cs="Arial"/>
                <w:sz w:val="17"/>
                <w:szCs w:val="17"/>
                <w:lang w:val="ro-RO"/>
              </w:rPr>
              <w:t>0</w:t>
            </w:r>
          </w:p>
        </w:tc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60B696A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A26599" w:rsidRPr="00590E73" w14:paraId="7A99251A" w14:textId="77777777" w:rsidTr="009440BE">
        <w:trPr>
          <w:tblCellSpacing w:w="0" w:type="dxa"/>
          <w:jc w:val="center"/>
        </w:trPr>
        <w:tc>
          <w:tcPr>
            <w:tcW w:w="6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DD283B7" w14:textId="77777777" w:rsidR="00A26599" w:rsidRPr="00590E73" w:rsidRDefault="00A26599" w:rsidP="00A2659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donaţiilor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în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formă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monetară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efectuate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în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scopuri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filantropice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şi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sponsorizare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(art.36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alin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.(1)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din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Codul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fiscal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sz w:val="17"/>
                <w:szCs w:val="17"/>
              </w:rPr>
              <w:t xml:space="preserve">Сумма денежных пожертвований в денежной </w:t>
            </w:r>
            <w:proofErr w:type="spellStart"/>
            <w:r w:rsidRPr="00590E73">
              <w:rPr>
                <w:rFonts w:ascii="Arial" w:hAnsi="Arial" w:cs="Arial"/>
                <w:sz w:val="17"/>
                <w:szCs w:val="17"/>
              </w:rPr>
              <w:t>формена</w:t>
            </w:r>
            <w:proofErr w:type="spellEnd"/>
            <w:r w:rsidRPr="00590E73">
              <w:rPr>
                <w:rFonts w:ascii="Arial" w:hAnsi="Arial" w:cs="Arial"/>
                <w:sz w:val="17"/>
                <w:szCs w:val="17"/>
              </w:rPr>
              <w:t xml:space="preserve"> благотворительные и спонсорские цели (ч.(1) ст.36 Налогового кодекса)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013C86B" w14:textId="06D318F9" w:rsidR="00A26599" w:rsidRPr="00590E7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  <w:lang w:val="ro-RO"/>
              </w:rPr>
            </w:pPr>
            <w:r>
              <w:rPr>
                <w:rFonts w:ascii="Arial" w:hAnsi="Arial" w:cs="Arial"/>
                <w:sz w:val="17"/>
                <w:szCs w:val="17"/>
                <w:lang w:val="ro-RO"/>
              </w:rPr>
              <w:t>0307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1FC688C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B4374C4" w14:textId="77777777" w:rsidR="00A26599" w:rsidRPr="00590E7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  <w:lang w:val="ro-RO"/>
              </w:rPr>
              <w:t>0</w:t>
            </w:r>
          </w:p>
        </w:tc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5E3434A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A26599" w:rsidRPr="00590E73" w14:paraId="3EBB91F4" w14:textId="77777777" w:rsidTr="009440BE">
        <w:trPr>
          <w:tblCellSpacing w:w="0" w:type="dxa"/>
          <w:jc w:val="center"/>
        </w:trPr>
        <w:tc>
          <w:tcPr>
            <w:tcW w:w="6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03151A0" w14:textId="77777777" w:rsidR="00A26599" w:rsidRPr="00590E73" w:rsidRDefault="00A26599" w:rsidP="00A2659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cheltuielilor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neconfirmate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documentar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(art.24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alin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.(10)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din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Codul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fiscal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sz w:val="17"/>
                <w:szCs w:val="17"/>
              </w:rPr>
              <w:t>Сумма фактических расходов, не подтвержденных документально (ч.(10) ст.24 Налогового кодекса)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F1558A4" w14:textId="57CBA4DB" w:rsidR="00A26599" w:rsidRPr="00590E7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  <w:lang w:val="ro-RO"/>
              </w:rPr>
            </w:pPr>
            <w:r>
              <w:rPr>
                <w:rFonts w:ascii="Arial" w:hAnsi="Arial" w:cs="Arial"/>
                <w:sz w:val="17"/>
                <w:szCs w:val="17"/>
                <w:lang w:val="ro-RO"/>
              </w:rPr>
              <w:t>0308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0F66C89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8AE9F42" w14:textId="77777777" w:rsidR="00A26599" w:rsidRPr="00590E7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  <w:lang w:val="ro-RO"/>
              </w:rPr>
            </w:pPr>
            <w:r w:rsidRPr="00590E73">
              <w:rPr>
                <w:rFonts w:ascii="Arial" w:hAnsi="Arial" w:cs="Arial"/>
                <w:sz w:val="17"/>
                <w:szCs w:val="17"/>
                <w:lang w:val="ro-RO"/>
              </w:rPr>
              <w:t>0</w:t>
            </w:r>
          </w:p>
        </w:tc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E20787F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A26599" w:rsidRPr="00C53C43" w14:paraId="587585FE" w14:textId="77777777" w:rsidTr="009440BE">
        <w:trPr>
          <w:tblCellSpacing w:w="0" w:type="dxa"/>
          <w:jc w:val="center"/>
        </w:trPr>
        <w:tc>
          <w:tcPr>
            <w:tcW w:w="6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CDB142F" w14:textId="088AF315" w:rsidR="00A26599" w:rsidRPr="00C53C43" w:rsidRDefault="00A26599" w:rsidP="00A26599">
            <w:pPr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Cheltuielile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aferente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taxelor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de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aderare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ş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i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cotiza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>ţ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iilor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de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membru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destinate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activit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>ăţ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ii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patronatelor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,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funda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>ţ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iilor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ş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i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altor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asocia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>ţ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ii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de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reprezentare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activit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>ăţ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ii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de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î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ntreprinz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>ă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tor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(art.24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>alin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.(15)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>din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>Codul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>fiscal</w:t>
            </w:r>
            <w:proofErr w:type="spellEnd"/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t>)</w:t>
            </w:r>
            <w:r w:rsidRPr="00C53C4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C53C43">
              <w:rPr>
                <w:rFonts w:ascii="Arial" w:hAnsi="Arial" w:cs="Arial"/>
                <w:sz w:val="17"/>
                <w:szCs w:val="17"/>
              </w:rPr>
              <w:lastRenderedPageBreak/>
              <w:t>Расходы по вступительным и членским взносам, связанные с деятельностью патронатов, фондов и других ассоциаций, представляющих предпринимательскую деятельность (ч.(15) ст.24 Налогового кодекса)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BA2210C" w14:textId="3A805594" w:rsidR="00A26599" w:rsidRPr="00C53C4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  <w:lang w:val="ro-RO"/>
              </w:rPr>
            </w:pPr>
            <w:r>
              <w:rPr>
                <w:rFonts w:ascii="Arial" w:hAnsi="Arial" w:cs="Arial"/>
                <w:sz w:val="17"/>
                <w:szCs w:val="17"/>
                <w:lang w:val="ro-RO"/>
              </w:rPr>
              <w:lastRenderedPageBreak/>
              <w:t>0309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5DA9842" w14:textId="77777777" w:rsidR="00A26599" w:rsidRPr="00C53C4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E100015" w14:textId="77777777" w:rsidR="00A26599" w:rsidRPr="00C53C4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6DFF2E2" w14:textId="77777777" w:rsidR="00A26599" w:rsidRPr="00C53C4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A26599" w:rsidRPr="00590E73" w14:paraId="2A25F8EE" w14:textId="77777777" w:rsidTr="009440BE">
        <w:trPr>
          <w:tblCellSpacing w:w="0" w:type="dxa"/>
          <w:jc w:val="center"/>
        </w:trPr>
        <w:tc>
          <w:tcPr>
            <w:tcW w:w="6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FA23C76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Alte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cheltuieli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sz w:val="17"/>
                <w:szCs w:val="17"/>
              </w:rPr>
              <w:t xml:space="preserve">Другие расходы 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DF656E0" w14:textId="56432031" w:rsidR="00A26599" w:rsidRPr="00590E7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  <w:lang w:val="ro-RO"/>
              </w:rPr>
            </w:pPr>
            <w:r>
              <w:rPr>
                <w:rFonts w:ascii="Arial" w:hAnsi="Arial" w:cs="Arial"/>
                <w:sz w:val="17"/>
                <w:szCs w:val="17"/>
                <w:lang w:val="ro-RO"/>
              </w:rPr>
              <w:t>0310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E6FD1AC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2CBAEE4" w14:textId="77777777" w:rsidR="00A26599" w:rsidRPr="00590E7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B0140F5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A26599" w:rsidRPr="00590E73" w14:paraId="6C9605C9" w14:textId="77777777" w:rsidTr="009440BE">
        <w:trPr>
          <w:tblCellSpacing w:w="0" w:type="dxa"/>
          <w:jc w:val="center"/>
        </w:trPr>
        <w:tc>
          <w:tcPr>
            <w:tcW w:w="6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DCB9B1B" w14:textId="77777777" w:rsidR="00A26599" w:rsidRPr="00590E73" w:rsidRDefault="00A26599" w:rsidP="00A26599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TOTAL/</w:t>
            </w:r>
            <w:r w:rsidRPr="00590E73">
              <w:rPr>
                <w:rFonts w:ascii="Arial" w:hAnsi="Arial" w:cs="Arial"/>
                <w:sz w:val="17"/>
                <w:szCs w:val="17"/>
              </w:rPr>
              <w:t xml:space="preserve"> ВСЕГО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70A09B6" w14:textId="77777777" w:rsidR="00A26599" w:rsidRPr="00590E7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  <w:lang w:val="ro-RO"/>
              </w:rPr>
            </w:pPr>
            <w:r w:rsidRPr="00590E73">
              <w:rPr>
                <w:rFonts w:ascii="Arial" w:hAnsi="Arial" w:cs="Arial"/>
                <w:sz w:val="17"/>
                <w:szCs w:val="17"/>
                <w:lang w:val="ro-RO"/>
              </w:rPr>
              <w:t>030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7238015" w14:textId="77777777" w:rsidR="00A26599" w:rsidRPr="00590E7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  <w:u w:val="single"/>
              </w:rPr>
              <w:t>x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7F56DDC" w14:textId="77777777" w:rsidR="00A26599" w:rsidRPr="00590E73" w:rsidRDefault="00A26599" w:rsidP="00A26599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  <w:u w:val="single"/>
              </w:rPr>
              <w:t>x</w:t>
            </w:r>
          </w:p>
        </w:tc>
        <w:tc>
          <w:tcPr>
            <w:tcW w:w="1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D846EA8" w14:textId="77777777" w:rsidR="00A26599" w:rsidRPr="00590E73" w:rsidRDefault="00A26599" w:rsidP="00A26599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</w:tbl>
    <w:p w14:paraId="5268D94B" w14:textId="77777777" w:rsidR="00590E73" w:rsidRPr="00590E73" w:rsidRDefault="00590E73" w:rsidP="00590E73"/>
    <w:tbl>
      <w:tblPr>
        <w:tblW w:w="10550" w:type="dxa"/>
        <w:jc w:val="center"/>
        <w:tblCellSpacing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94"/>
        <w:gridCol w:w="2213"/>
        <w:gridCol w:w="1954"/>
        <w:gridCol w:w="1277"/>
        <w:gridCol w:w="1287"/>
        <w:gridCol w:w="255"/>
        <w:gridCol w:w="367"/>
        <w:gridCol w:w="7"/>
        <w:gridCol w:w="417"/>
        <w:gridCol w:w="338"/>
        <w:gridCol w:w="338"/>
        <w:gridCol w:w="1603"/>
      </w:tblGrid>
      <w:tr w:rsidR="00590E73" w:rsidRPr="00590E73" w14:paraId="4F86F996" w14:textId="77777777" w:rsidTr="00135A0F">
        <w:trPr>
          <w:tblCellSpacing w:w="0" w:type="dxa"/>
          <w:jc w:val="center"/>
        </w:trPr>
        <w:tc>
          <w:tcPr>
            <w:tcW w:w="10549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C25A539" w14:textId="77777777" w:rsidR="00590E73" w:rsidRPr="00590E73" w:rsidRDefault="00590E73" w:rsidP="00590E73">
            <w:pPr>
              <w:jc w:val="right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Anexa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  <w:t>2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D/</w:t>
            </w:r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</w:p>
          <w:p w14:paraId="7B4068CD" w14:textId="77777777" w:rsidR="00590E73" w:rsidRPr="00590E73" w:rsidRDefault="00590E73" w:rsidP="00590E73">
            <w:pPr>
              <w:jc w:val="right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 xml:space="preserve">Приложение 2D </w:t>
            </w:r>
          </w:p>
          <w:p w14:paraId="71016C4B" w14:textId="77777777" w:rsidR="00590E73" w:rsidRPr="00590E73" w:rsidRDefault="00590E73" w:rsidP="00590E73">
            <w:pPr>
              <w:jc w:val="both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Notă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la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rîndul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  <w:t>070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590E73">
              <w:rPr>
                <w:rFonts w:ascii="Arial" w:hAnsi="Arial" w:cs="Arial"/>
                <w:sz w:val="17"/>
                <w:szCs w:val="17"/>
              </w:rPr>
              <w:t xml:space="preserve"> Справка к строке </w:t>
            </w:r>
            <w:r w:rsidRPr="00590E73">
              <w:rPr>
                <w:rFonts w:ascii="Arial" w:hAnsi="Arial" w:cs="Arial"/>
                <w:sz w:val="17"/>
                <w:szCs w:val="17"/>
                <w:lang w:val="ro-RO"/>
              </w:rPr>
              <w:t>070</w:t>
            </w:r>
            <w:r w:rsidRPr="00590E73">
              <w:rPr>
                <w:rFonts w:ascii="Arial" w:hAnsi="Arial" w:cs="Arial"/>
                <w:sz w:val="17"/>
                <w:szCs w:val="17"/>
              </w:rPr>
              <w:t xml:space="preserve"> </w:t>
            </w:r>
          </w:p>
          <w:p w14:paraId="5EA461C5" w14:textId="77777777" w:rsidR="00590E73" w:rsidRPr="00590E73" w:rsidRDefault="00590E73" w:rsidP="00590E73">
            <w:pPr>
              <w:jc w:val="both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scutirilor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590E73">
              <w:rPr>
                <w:rFonts w:ascii="Arial" w:hAnsi="Arial" w:cs="Arial"/>
                <w:sz w:val="17"/>
                <w:szCs w:val="17"/>
              </w:rPr>
              <w:t xml:space="preserve"> Сумма освобождений </w:t>
            </w:r>
          </w:p>
          <w:p w14:paraId="6347AB64" w14:textId="77777777" w:rsidR="00590E73" w:rsidRPr="00590E73" w:rsidRDefault="00590E73" w:rsidP="00590E73">
            <w:pPr>
              <w:ind w:firstLine="567"/>
              <w:jc w:val="both"/>
              <w:rPr>
                <w:rFonts w:ascii="Arial" w:hAnsi="Arial" w:cs="Arial"/>
                <w:sz w:val="8"/>
                <w:szCs w:val="8"/>
              </w:rPr>
            </w:pPr>
            <w:r w:rsidRPr="00590E73">
              <w:rPr>
                <w:rFonts w:ascii="Arial" w:hAnsi="Arial" w:cs="Arial"/>
                <w:sz w:val="8"/>
                <w:szCs w:val="8"/>
              </w:rPr>
              <w:t> </w:t>
            </w:r>
          </w:p>
        </w:tc>
      </w:tr>
      <w:tr w:rsidR="00590E73" w:rsidRPr="00590E73" w14:paraId="5F23328A" w14:textId="77777777" w:rsidTr="00135A0F">
        <w:trPr>
          <w:tblCellSpacing w:w="0" w:type="dxa"/>
          <w:jc w:val="center"/>
        </w:trPr>
        <w:tc>
          <w:tcPr>
            <w:tcW w:w="4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821DCAB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Nr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. d/o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sz w:val="17"/>
                <w:szCs w:val="17"/>
              </w:rPr>
              <w:t>№ п/п</w:t>
            </w:r>
          </w:p>
        </w:tc>
        <w:tc>
          <w:tcPr>
            <w:tcW w:w="22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61B3230" w14:textId="7BEC5707" w:rsidR="00590E73" w:rsidRPr="00590E73" w:rsidRDefault="00590E73" w:rsidP="00F62B15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Codul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fiscal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persoanei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care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="00F62B15"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  <w:t>desfășoară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activitate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profesională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sz w:val="17"/>
                <w:szCs w:val="17"/>
              </w:rPr>
              <w:t xml:space="preserve">Фискальный код </w:t>
            </w:r>
            <w:proofErr w:type="spellStart"/>
            <w:r w:rsidRPr="00590E73">
              <w:rPr>
                <w:rFonts w:ascii="Arial" w:hAnsi="Arial" w:cs="Arial"/>
                <w:bCs/>
                <w:sz w:val="17"/>
                <w:szCs w:val="17"/>
                <w:lang w:eastAsia="ro-RO"/>
              </w:rPr>
              <w:t>лицa</w:t>
            </w:r>
            <w:proofErr w:type="spellEnd"/>
            <w:r w:rsidRPr="00590E73">
              <w:rPr>
                <w:rFonts w:ascii="Arial" w:hAnsi="Arial" w:cs="Arial"/>
                <w:bCs/>
                <w:sz w:val="17"/>
                <w:szCs w:val="17"/>
                <w:lang w:eastAsia="ro-RO"/>
              </w:rPr>
              <w:t xml:space="preserve">, осуществляющего профессиональную деятельность </w:t>
            </w:r>
          </w:p>
        </w:tc>
        <w:tc>
          <w:tcPr>
            <w:tcW w:w="19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2B3E6FC" w14:textId="77777777" w:rsidR="00F62B15" w:rsidRPr="00F62B15" w:rsidRDefault="00590E73" w:rsidP="00F62B15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</w:pPr>
            <w:proofErr w:type="spellStart"/>
            <w:r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Numele</w:t>
            </w:r>
            <w:proofErr w:type="spellEnd"/>
            <w:r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şi</w:t>
            </w:r>
            <w:proofErr w:type="spellEnd"/>
            <w:r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prenumele</w:t>
            </w:r>
            <w:proofErr w:type="spellEnd"/>
            <w:r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persoanei</w:t>
            </w:r>
            <w:proofErr w:type="spellEnd"/>
            <w:r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care </w:t>
            </w:r>
            <w:r w:rsidR="00F62B15"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  <w:t>desfășoară</w:t>
            </w:r>
            <w:r w:rsidR="00F62B15"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="00F62B15"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activitate</w:t>
            </w:r>
            <w:proofErr w:type="spellEnd"/>
            <w:r w:rsidR="00F62B15"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="00F62B15"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profesională</w:t>
            </w:r>
            <w:proofErr w:type="spellEnd"/>
            <w:r w:rsidR="00F62B15" w:rsidRPr="00F62B1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 xml:space="preserve"> </w:t>
            </w:r>
          </w:p>
          <w:p w14:paraId="2C611968" w14:textId="6AB122B1" w:rsidR="00590E73" w:rsidRPr="00590E73" w:rsidRDefault="00590E73" w:rsidP="00F62B15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 xml:space="preserve">Фамилия и имя </w:t>
            </w:r>
            <w:proofErr w:type="spellStart"/>
            <w:r w:rsidRPr="00590E73">
              <w:rPr>
                <w:rFonts w:ascii="Arial" w:hAnsi="Arial" w:cs="Arial"/>
                <w:bCs/>
                <w:sz w:val="17"/>
                <w:szCs w:val="17"/>
                <w:lang w:eastAsia="ro-RO"/>
              </w:rPr>
              <w:t>лицa</w:t>
            </w:r>
            <w:proofErr w:type="spellEnd"/>
            <w:r w:rsidRPr="00590E73">
              <w:rPr>
                <w:rFonts w:ascii="Arial" w:hAnsi="Arial" w:cs="Arial"/>
                <w:bCs/>
                <w:sz w:val="17"/>
                <w:szCs w:val="17"/>
                <w:lang w:eastAsia="ro-RO"/>
              </w:rPr>
              <w:t xml:space="preserve">, осуществляющего профессиональную деятельность </w:t>
            </w:r>
          </w:p>
        </w:tc>
        <w:tc>
          <w:tcPr>
            <w:tcW w:w="12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4186693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Codul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fiscal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persoanelor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întreţinute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sz w:val="17"/>
                <w:szCs w:val="17"/>
              </w:rPr>
              <w:t>Фискальный код иждивенцев</w:t>
            </w:r>
          </w:p>
        </w:tc>
        <w:tc>
          <w:tcPr>
            <w:tcW w:w="128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723ED4B" w14:textId="77777777" w:rsidR="00590E73" w:rsidRPr="00590E73" w:rsidRDefault="00590E73" w:rsidP="00590E73">
            <w:pPr>
              <w:ind w:left="-96"/>
              <w:jc w:val="center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Codul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fiscal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al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soţiei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(soţului)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sz w:val="17"/>
                <w:szCs w:val="17"/>
              </w:rPr>
              <w:t>Фискальный код супруги (супруга)</w:t>
            </w:r>
          </w:p>
        </w:tc>
        <w:tc>
          <w:tcPr>
            <w:tcW w:w="172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853328F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scutirilor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utilizate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</w:r>
            <w:r w:rsidRPr="00590E73">
              <w:rPr>
                <w:rFonts w:ascii="Arial" w:hAnsi="Arial" w:cs="Arial"/>
                <w:sz w:val="17"/>
                <w:szCs w:val="17"/>
              </w:rPr>
              <w:t>Сумма использованных освобождений</w:t>
            </w:r>
          </w:p>
        </w:tc>
        <w:tc>
          <w:tcPr>
            <w:tcW w:w="16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AC76965" w14:textId="77777777" w:rsidR="00590E73" w:rsidRPr="00590E73" w:rsidRDefault="00590E73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Suma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totală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a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scutirilor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br/>
              <w:t>(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coloana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6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sau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7 +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coloana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8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sau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9 +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coloana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10 + </w:t>
            </w: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coloana</w:t>
            </w:r>
            <w:proofErr w:type="spellEnd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11)</w:t>
            </w:r>
            <w:r w:rsidRPr="00590E73">
              <w:rPr>
                <w:rFonts w:ascii="Arial" w:hAnsi="Arial" w:cs="Arial"/>
                <w:sz w:val="17"/>
                <w:szCs w:val="17"/>
              </w:rPr>
              <w:br/>
              <w:t>Общая сумма освобождений</w:t>
            </w:r>
            <w:r w:rsidRPr="00590E73">
              <w:rPr>
                <w:rFonts w:ascii="Arial" w:hAnsi="Arial" w:cs="Arial"/>
                <w:sz w:val="17"/>
                <w:szCs w:val="17"/>
              </w:rPr>
              <w:br/>
              <w:t>(гр. 6 или 7 + 8</w:t>
            </w:r>
            <w:r w:rsidRPr="00590E73">
              <w:rPr>
                <w:rFonts w:ascii="Arial" w:hAnsi="Arial" w:cs="Arial"/>
                <w:sz w:val="17"/>
                <w:szCs w:val="17"/>
              </w:rPr>
              <w:br/>
              <w:t>или 9 + 10 + 11)</w:t>
            </w:r>
          </w:p>
        </w:tc>
      </w:tr>
      <w:tr w:rsidR="008502BA" w:rsidRPr="00590E73" w14:paraId="25C1C50C" w14:textId="77777777" w:rsidTr="00135A0F">
        <w:trPr>
          <w:tblCellSpacing w:w="0" w:type="dxa"/>
          <w:jc w:val="center"/>
        </w:trPr>
        <w:tc>
          <w:tcPr>
            <w:tcW w:w="49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6B2B8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21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32DD5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95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2414A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7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F5F92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8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2138B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ED49B7A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P</w:t>
            </w:r>
          </w:p>
        </w:tc>
        <w:tc>
          <w:tcPr>
            <w:tcW w:w="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8B6366F" w14:textId="13F0591B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M</w:t>
            </w:r>
          </w:p>
        </w:tc>
        <w:tc>
          <w:tcPr>
            <w:tcW w:w="4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15306E7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  <w:proofErr w:type="spellStart"/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Sm</w:t>
            </w:r>
            <w:proofErr w:type="spellEnd"/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93CD02B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D0ACC06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H</w:t>
            </w:r>
          </w:p>
        </w:tc>
        <w:tc>
          <w:tcPr>
            <w:tcW w:w="160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1EA2E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8502BA" w:rsidRPr="00590E73" w14:paraId="4A0130A2" w14:textId="77777777" w:rsidTr="00135A0F">
        <w:trPr>
          <w:tblCellSpacing w:w="0" w:type="dxa"/>
          <w:jc w:val="center"/>
        </w:trPr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5B12B23" w14:textId="77777777" w:rsidR="008502BA" w:rsidRPr="00590E73" w:rsidRDefault="008502BA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8D0A605" w14:textId="77777777" w:rsidR="008502BA" w:rsidRPr="00590E73" w:rsidRDefault="008502BA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77DF286" w14:textId="77777777" w:rsidR="008502BA" w:rsidRPr="00590E73" w:rsidRDefault="008502BA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5CDB6F4" w14:textId="77777777" w:rsidR="008502BA" w:rsidRPr="00590E73" w:rsidRDefault="008502BA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FF071ED" w14:textId="77777777" w:rsidR="008502BA" w:rsidRPr="00590E73" w:rsidRDefault="008502BA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64F6F49" w14:textId="77777777" w:rsidR="008502BA" w:rsidRPr="00590E73" w:rsidRDefault="008502BA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3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126B0F8" w14:textId="734191FB" w:rsidR="008502BA" w:rsidRPr="00590E73" w:rsidRDefault="008502BA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45FFE0D" w14:textId="73F56ECD" w:rsidR="008502BA" w:rsidRPr="008502BA" w:rsidRDefault="008502BA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  <w:t>8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1A1F80A" w14:textId="4617020B" w:rsidR="008502BA" w:rsidRPr="008502BA" w:rsidRDefault="008502BA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  <w:t>9</w:t>
            </w: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DB55DC5" w14:textId="1ACCA1C9" w:rsidR="008502BA" w:rsidRPr="008502BA" w:rsidRDefault="008502BA" w:rsidP="008502BA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1</w:t>
            </w:r>
            <w:r>
              <w:rPr>
                <w:rFonts w:ascii="Arial" w:hAnsi="Arial" w:cs="Arial"/>
                <w:b/>
                <w:bCs/>
                <w:sz w:val="17"/>
                <w:szCs w:val="17"/>
                <w:lang w:val="ro-RO"/>
              </w:rPr>
              <w:t>0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1DB02A5" w14:textId="1D5843E0" w:rsidR="008502BA" w:rsidRPr="00590E73" w:rsidRDefault="008502BA" w:rsidP="00590E73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1</w:t>
            </w:r>
            <w:r>
              <w:rPr>
                <w:rFonts w:ascii="Arial" w:hAnsi="Arial" w:cs="Arial"/>
                <w:b/>
                <w:bCs/>
                <w:sz w:val="17"/>
                <w:szCs w:val="17"/>
              </w:rPr>
              <w:t>1</w:t>
            </w:r>
          </w:p>
        </w:tc>
      </w:tr>
      <w:tr w:rsidR="008502BA" w:rsidRPr="00590E73" w14:paraId="34C3F2B2" w14:textId="77777777" w:rsidTr="00135A0F">
        <w:trPr>
          <w:tblCellSpacing w:w="0" w:type="dxa"/>
          <w:jc w:val="center"/>
        </w:trPr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AB395A4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 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6807671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94C99ED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ABA00E0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CC05ACD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A686AFA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9C18F23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19D23AF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46EC59E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8A01E74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1BD4319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8502BA" w:rsidRPr="00590E73" w14:paraId="4259B186" w14:textId="77777777" w:rsidTr="00135A0F">
        <w:trPr>
          <w:tblCellSpacing w:w="0" w:type="dxa"/>
          <w:jc w:val="center"/>
        </w:trPr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C425D9F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 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90E771F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AFCE2B6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292431A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024EDE7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3C765E5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8CDD5E2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B932B27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7EB27F3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3685246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428F55C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8502BA" w:rsidRPr="00590E73" w14:paraId="74BA47FB" w14:textId="77777777" w:rsidTr="00135A0F">
        <w:trPr>
          <w:tblCellSpacing w:w="0" w:type="dxa"/>
          <w:jc w:val="center"/>
        </w:trPr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5FC3920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 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8283321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93E3CCC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3AF46B5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6387D79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0325E20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B897CC6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484B18A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19BCD68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123D331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669D26C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8502BA" w:rsidRPr="00590E73" w14:paraId="7A37A417" w14:textId="77777777" w:rsidTr="00135A0F">
        <w:trPr>
          <w:tblCellSpacing w:w="0" w:type="dxa"/>
          <w:jc w:val="center"/>
        </w:trPr>
        <w:tc>
          <w:tcPr>
            <w:tcW w:w="4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864B7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b/>
                <w:bCs/>
                <w:sz w:val="17"/>
                <w:szCs w:val="17"/>
              </w:rPr>
              <w:t>TOTAL</w:t>
            </w:r>
            <w:r w:rsidRPr="00590E73">
              <w:rPr>
                <w:rFonts w:ascii="Arial" w:hAnsi="Arial" w:cs="Arial"/>
                <w:sz w:val="17"/>
                <w:szCs w:val="17"/>
              </w:rPr>
              <w:t>/ ВСЕГО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4EC9620" w14:textId="77777777" w:rsidR="008502BA" w:rsidRPr="00590E73" w:rsidRDefault="008502BA" w:rsidP="00590E73">
            <w:pPr>
              <w:jc w:val="center"/>
              <w:rPr>
                <w:rFonts w:ascii="Arial" w:hAnsi="Arial" w:cs="Arial"/>
                <w:sz w:val="17"/>
                <w:szCs w:val="17"/>
                <w:lang w:val="ro-RO"/>
              </w:rPr>
            </w:pPr>
            <w:r w:rsidRPr="00590E73">
              <w:rPr>
                <w:rFonts w:ascii="Arial" w:hAnsi="Arial" w:cs="Arial"/>
                <w:sz w:val="17"/>
                <w:szCs w:val="17"/>
                <w:lang w:val="ro-RO"/>
              </w:rPr>
              <w:t>x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34814B5" w14:textId="77777777" w:rsidR="008502BA" w:rsidRPr="00590E73" w:rsidRDefault="008502BA" w:rsidP="00590E73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590E73">
              <w:rPr>
                <w:rFonts w:ascii="Arial" w:hAnsi="Arial" w:cs="Arial"/>
                <w:sz w:val="17"/>
                <w:szCs w:val="17"/>
              </w:rPr>
              <w:t>X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F4F1762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7A62CFB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D186829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C60B19B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48A5070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93CBD52" w14:textId="77777777" w:rsidR="008502BA" w:rsidRPr="00590E73" w:rsidRDefault="008502BA" w:rsidP="00590E73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</w:tbl>
    <w:p w14:paraId="16892C85" w14:textId="77777777" w:rsidR="00590E73" w:rsidRDefault="00590E73" w:rsidP="008617D1">
      <w:pPr>
        <w:ind w:firstLine="567"/>
        <w:jc w:val="both"/>
        <w:rPr>
          <w:rFonts w:ascii="Arial" w:hAnsi="Arial" w:cs="Arial"/>
          <w:sz w:val="17"/>
          <w:szCs w:val="17"/>
        </w:rPr>
      </w:pPr>
    </w:p>
    <w:p w14:paraId="1BD00741" w14:textId="77777777" w:rsidR="00590E73" w:rsidRDefault="00590E73" w:rsidP="008617D1">
      <w:pPr>
        <w:ind w:firstLine="567"/>
        <w:jc w:val="both"/>
        <w:rPr>
          <w:rFonts w:ascii="Arial" w:hAnsi="Arial" w:cs="Arial"/>
          <w:sz w:val="17"/>
          <w:szCs w:val="17"/>
        </w:rPr>
      </w:pPr>
    </w:p>
    <w:p w14:paraId="6C10696E" w14:textId="77777777" w:rsidR="00590E73" w:rsidRDefault="00590E73" w:rsidP="008617D1">
      <w:pPr>
        <w:ind w:firstLine="567"/>
        <w:jc w:val="both"/>
        <w:rPr>
          <w:rFonts w:ascii="Arial" w:hAnsi="Arial" w:cs="Arial"/>
          <w:sz w:val="17"/>
          <w:szCs w:val="17"/>
        </w:rPr>
      </w:pPr>
    </w:p>
    <w:p w14:paraId="66455572" w14:textId="77777777" w:rsidR="00590E73" w:rsidRPr="006F0BE1" w:rsidRDefault="00590E73" w:rsidP="008617D1">
      <w:pPr>
        <w:ind w:left="1440"/>
        <w:jc w:val="right"/>
        <w:rPr>
          <w:rFonts w:ascii="Arial" w:hAnsi="Arial" w:cs="Arial"/>
          <w:sz w:val="16"/>
          <w:szCs w:val="16"/>
        </w:rPr>
      </w:pPr>
      <w:proofErr w:type="spellStart"/>
      <w:r w:rsidRPr="006F0BE1">
        <w:rPr>
          <w:rFonts w:ascii="Arial" w:hAnsi="Arial" w:cs="Arial"/>
          <w:b/>
          <w:bCs/>
          <w:sz w:val="16"/>
          <w:szCs w:val="16"/>
        </w:rPr>
        <w:t>Anexa</w:t>
      </w:r>
      <w:proofErr w:type="spellEnd"/>
      <w:r w:rsidRPr="006F0BE1">
        <w:rPr>
          <w:rFonts w:ascii="Arial" w:hAnsi="Arial" w:cs="Arial"/>
          <w:b/>
          <w:bCs/>
          <w:sz w:val="16"/>
          <w:szCs w:val="16"/>
        </w:rPr>
        <w:t xml:space="preserve"> </w:t>
      </w:r>
      <w:r w:rsidRPr="006F0BE1">
        <w:rPr>
          <w:rFonts w:ascii="Arial" w:hAnsi="Arial" w:cs="Arial"/>
          <w:b/>
          <w:bCs/>
          <w:sz w:val="16"/>
          <w:szCs w:val="16"/>
          <w:lang w:val="ro-RO"/>
        </w:rPr>
        <w:t>3</w:t>
      </w:r>
      <w:r w:rsidRPr="006F0BE1">
        <w:rPr>
          <w:rFonts w:ascii="Arial" w:hAnsi="Arial" w:cs="Arial"/>
          <w:b/>
          <w:bCs/>
          <w:sz w:val="16"/>
          <w:szCs w:val="16"/>
        </w:rPr>
        <w:t>D/</w:t>
      </w:r>
      <w:r w:rsidRPr="006F0BE1">
        <w:rPr>
          <w:rFonts w:ascii="Arial" w:hAnsi="Arial" w:cs="Arial"/>
          <w:sz w:val="16"/>
          <w:szCs w:val="16"/>
        </w:rPr>
        <w:t xml:space="preserve"> </w:t>
      </w:r>
    </w:p>
    <w:p w14:paraId="0CEBE23D" w14:textId="77777777" w:rsidR="00590E73" w:rsidRPr="006F0BE1" w:rsidRDefault="00590E73" w:rsidP="008617D1">
      <w:pPr>
        <w:ind w:left="1440"/>
        <w:jc w:val="right"/>
        <w:rPr>
          <w:rFonts w:ascii="Arial" w:hAnsi="Arial" w:cs="Arial"/>
          <w:sz w:val="16"/>
          <w:szCs w:val="16"/>
        </w:rPr>
      </w:pPr>
      <w:r w:rsidRPr="006F0BE1">
        <w:rPr>
          <w:rFonts w:ascii="Arial" w:hAnsi="Arial" w:cs="Arial"/>
          <w:sz w:val="16"/>
          <w:szCs w:val="16"/>
        </w:rPr>
        <w:t xml:space="preserve">Приложение 3D </w:t>
      </w:r>
    </w:p>
    <w:p w14:paraId="5053003F" w14:textId="77777777" w:rsidR="00590E73" w:rsidRPr="006F0BE1" w:rsidRDefault="00590E73" w:rsidP="008617D1">
      <w:pPr>
        <w:jc w:val="both"/>
        <w:rPr>
          <w:rFonts w:ascii="Arial" w:hAnsi="Arial" w:cs="Arial"/>
          <w:sz w:val="16"/>
          <w:szCs w:val="16"/>
        </w:rPr>
      </w:pPr>
      <w:r w:rsidRPr="006F0BE1">
        <w:rPr>
          <w:rFonts w:ascii="Arial" w:hAnsi="Arial" w:cs="Arial"/>
          <w:b/>
          <w:bCs/>
          <w:sz w:val="16"/>
          <w:szCs w:val="16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6"/>
          <w:szCs w:val="16"/>
        </w:rPr>
        <w:t>Desemnarea</w:t>
      </w:r>
      <w:proofErr w:type="spellEnd"/>
      <w:r w:rsidRPr="006F0BE1">
        <w:rPr>
          <w:rFonts w:ascii="Arial" w:hAnsi="Arial" w:cs="Arial"/>
          <w:b/>
          <w:bCs/>
          <w:sz w:val="16"/>
          <w:szCs w:val="16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6"/>
          <w:szCs w:val="16"/>
        </w:rPr>
        <w:t>procentuală</w:t>
      </w:r>
      <w:proofErr w:type="spellEnd"/>
      <w:r w:rsidRPr="006F0BE1">
        <w:rPr>
          <w:rFonts w:ascii="Arial" w:hAnsi="Arial" w:cs="Arial"/>
          <w:b/>
          <w:bCs/>
          <w:sz w:val="16"/>
          <w:szCs w:val="16"/>
        </w:rPr>
        <w:t xml:space="preserve"> </w:t>
      </w:r>
      <w:r w:rsidRPr="006F0BE1">
        <w:rPr>
          <w:rFonts w:ascii="Arial" w:hAnsi="Arial" w:cs="Arial"/>
          <w:sz w:val="16"/>
          <w:szCs w:val="16"/>
        </w:rPr>
        <w:t>/ Процентное отчисление</w:t>
      </w:r>
    </w:p>
    <w:p w14:paraId="1B3D52AC" w14:textId="77777777" w:rsidR="00590E73" w:rsidRPr="006F0BE1" w:rsidRDefault="00590E73" w:rsidP="008617D1">
      <w:pPr>
        <w:ind w:left="1440"/>
        <w:jc w:val="both"/>
        <w:rPr>
          <w:rFonts w:ascii="Arial" w:hAnsi="Arial" w:cs="Arial"/>
          <w:sz w:val="8"/>
          <w:szCs w:val="8"/>
        </w:rPr>
      </w:pPr>
    </w:p>
    <w:tbl>
      <w:tblPr>
        <w:tblW w:w="1020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3"/>
        <w:gridCol w:w="5666"/>
        <w:gridCol w:w="714"/>
        <w:gridCol w:w="2693"/>
      </w:tblGrid>
      <w:tr w:rsidR="00590E73" w:rsidRPr="006F0BE1" w14:paraId="29CAB868" w14:textId="77777777" w:rsidTr="00F62B15">
        <w:trPr>
          <w:trHeight w:val="453"/>
        </w:trPr>
        <w:tc>
          <w:tcPr>
            <w:tcW w:w="1133" w:type="dxa"/>
            <w:vMerge w:val="restart"/>
            <w:shd w:val="clear" w:color="auto" w:fill="auto"/>
            <w:textDirection w:val="btLr"/>
          </w:tcPr>
          <w:p w14:paraId="1A994589" w14:textId="77777777" w:rsidR="00590E73" w:rsidRPr="006F0BE1" w:rsidRDefault="00590E73" w:rsidP="008617D1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Desemnarea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procentuală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/ </w:t>
            </w:r>
            <w:r w:rsidRPr="006F0BE1">
              <w:rPr>
                <w:rFonts w:ascii="Arial" w:hAnsi="Arial" w:cs="Arial"/>
                <w:bCs/>
                <w:iCs/>
                <w:sz w:val="16"/>
                <w:szCs w:val="16"/>
              </w:rPr>
              <w:t>Процентное отчисление</w:t>
            </w:r>
          </w:p>
          <w:p w14:paraId="050D6354" w14:textId="77777777" w:rsidR="00590E73" w:rsidRPr="006F0BE1" w:rsidRDefault="00590E73" w:rsidP="008617D1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66" w:type="dxa"/>
            <w:shd w:val="clear" w:color="auto" w:fill="auto"/>
          </w:tcPr>
          <w:p w14:paraId="6DA836B9" w14:textId="77777777" w:rsidR="00590E73" w:rsidRPr="006F0BE1" w:rsidRDefault="00590E73" w:rsidP="008617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6F0BE1">
              <w:rPr>
                <w:rFonts w:ascii="Arial" w:hAnsi="Arial" w:cs="Arial"/>
                <w:b/>
                <w:sz w:val="16"/>
                <w:szCs w:val="16"/>
              </w:rPr>
              <w:t>Indicatorii</w:t>
            </w:r>
            <w:proofErr w:type="spellEnd"/>
            <w:r w:rsidRPr="006F0BE1">
              <w:rPr>
                <w:rFonts w:ascii="Arial" w:hAnsi="Arial" w:cs="Arial"/>
                <w:b/>
                <w:sz w:val="16"/>
                <w:szCs w:val="16"/>
              </w:rPr>
              <w:t xml:space="preserve"> / </w:t>
            </w:r>
          </w:p>
          <w:p w14:paraId="694853A9" w14:textId="77777777" w:rsidR="00590E73" w:rsidRPr="006F0BE1" w:rsidRDefault="00590E73" w:rsidP="008617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F0BE1">
              <w:rPr>
                <w:rFonts w:ascii="Arial" w:hAnsi="Arial" w:cs="Arial"/>
                <w:sz w:val="16"/>
                <w:szCs w:val="16"/>
              </w:rPr>
              <w:t>Показатели</w:t>
            </w:r>
          </w:p>
        </w:tc>
        <w:tc>
          <w:tcPr>
            <w:tcW w:w="714" w:type="dxa"/>
            <w:shd w:val="clear" w:color="auto" w:fill="auto"/>
          </w:tcPr>
          <w:p w14:paraId="16BE6F5C" w14:textId="77777777" w:rsidR="00590E73" w:rsidRPr="006F0BE1" w:rsidRDefault="00590E73" w:rsidP="008617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Codul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/ </w:t>
            </w:r>
            <w:r w:rsidRPr="006F0BE1">
              <w:rPr>
                <w:rFonts w:ascii="Arial" w:hAnsi="Arial" w:cs="Arial"/>
                <w:bCs/>
                <w:sz w:val="16"/>
                <w:szCs w:val="16"/>
              </w:rPr>
              <w:t>Код</w:t>
            </w:r>
          </w:p>
        </w:tc>
        <w:tc>
          <w:tcPr>
            <w:tcW w:w="2693" w:type="dxa"/>
            <w:shd w:val="clear" w:color="auto" w:fill="auto"/>
          </w:tcPr>
          <w:p w14:paraId="22C2E4A8" w14:textId="60F98F5E" w:rsidR="00590E73" w:rsidRPr="006F0BE1" w:rsidRDefault="00095AEF" w:rsidP="008617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F0BE1">
              <w:rPr>
                <w:rFonts w:ascii="Arial" w:hAnsi="Arial" w:cs="Arial"/>
                <w:b/>
                <w:bCs/>
                <w:sz w:val="16"/>
                <w:szCs w:val="16"/>
                <w:lang w:val="ro-RO"/>
              </w:rPr>
              <w:t>x</w:t>
            </w:r>
            <w:r w:rsidR="00590E73" w:rsidRPr="006F0BE1">
              <w:rPr>
                <w:rFonts w:ascii="Arial" w:hAnsi="Arial" w:cs="Arial"/>
                <w:b/>
                <w:bCs/>
                <w:sz w:val="16"/>
                <w:szCs w:val="16"/>
              </w:rPr>
              <w:br/>
            </w:r>
          </w:p>
        </w:tc>
      </w:tr>
      <w:tr w:rsidR="00590E73" w:rsidRPr="006F0BE1" w14:paraId="530950F9" w14:textId="77777777" w:rsidTr="00F62B15">
        <w:trPr>
          <w:trHeight w:val="784"/>
        </w:trPr>
        <w:tc>
          <w:tcPr>
            <w:tcW w:w="1133" w:type="dxa"/>
            <w:vMerge/>
            <w:shd w:val="clear" w:color="auto" w:fill="auto"/>
          </w:tcPr>
          <w:p w14:paraId="61112A2C" w14:textId="77777777" w:rsidR="00590E73" w:rsidRPr="006F0BE1" w:rsidRDefault="00590E73" w:rsidP="008617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66" w:type="dxa"/>
            <w:shd w:val="clear" w:color="auto" w:fill="auto"/>
          </w:tcPr>
          <w:p w14:paraId="6A8BC342" w14:textId="77777777" w:rsidR="00590E73" w:rsidRPr="006F0BE1" w:rsidRDefault="00590E73" w:rsidP="008617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Codul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fiscal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al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beneficiarului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în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favoarea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căruia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se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efectuează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desemnarea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>procentuală</w:t>
            </w:r>
            <w:proofErr w:type="spellEnd"/>
            <w:r w:rsidRPr="006F0B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/ </w:t>
            </w:r>
            <w:r w:rsidRPr="006F0BE1">
              <w:rPr>
                <w:rFonts w:ascii="Arial" w:hAnsi="Arial" w:cs="Arial"/>
                <w:bCs/>
                <w:sz w:val="16"/>
                <w:szCs w:val="16"/>
              </w:rPr>
              <w:t>Фискальный код получателя, в пользу которого производится процентное  отчисление</w:t>
            </w:r>
          </w:p>
        </w:tc>
        <w:tc>
          <w:tcPr>
            <w:tcW w:w="714" w:type="dxa"/>
            <w:shd w:val="clear" w:color="auto" w:fill="auto"/>
          </w:tcPr>
          <w:p w14:paraId="0ECE9CB0" w14:textId="77777777" w:rsidR="00590E73" w:rsidRPr="006F0BE1" w:rsidRDefault="00590E73" w:rsidP="008617D1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ro-RO"/>
              </w:rPr>
            </w:pPr>
          </w:p>
          <w:p w14:paraId="275DBA05" w14:textId="77777777" w:rsidR="00590E73" w:rsidRPr="006F0BE1" w:rsidRDefault="00590E73" w:rsidP="008617D1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ro-RO"/>
              </w:rPr>
            </w:pPr>
            <w:r w:rsidRPr="006F0BE1">
              <w:rPr>
                <w:rFonts w:ascii="Arial" w:hAnsi="Arial" w:cs="Arial"/>
                <w:b/>
                <w:sz w:val="16"/>
                <w:szCs w:val="16"/>
                <w:lang w:val="ro-RO"/>
              </w:rPr>
              <w:t>DP</w:t>
            </w:r>
          </w:p>
        </w:tc>
        <w:tc>
          <w:tcPr>
            <w:tcW w:w="2693" w:type="dxa"/>
            <w:shd w:val="clear" w:color="auto" w:fill="auto"/>
          </w:tcPr>
          <w:p w14:paraId="51B6207E" w14:textId="77777777" w:rsidR="00590E73" w:rsidRPr="006F0BE1" w:rsidRDefault="00590E73" w:rsidP="008617D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1FC71A65" w14:textId="77777777" w:rsidR="00590E73" w:rsidRPr="006F0BE1" w:rsidRDefault="00590E73" w:rsidP="00590E73">
      <w:pPr>
        <w:ind w:firstLine="567"/>
        <w:jc w:val="both"/>
        <w:rPr>
          <w:rFonts w:ascii="Arial" w:hAnsi="Arial" w:cs="Arial"/>
          <w:sz w:val="17"/>
          <w:szCs w:val="17"/>
        </w:rPr>
      </w:pPr>
    </w:p>
    <w:p w14:paraId="706348C4" w14:textId="4CA98E5B" w:rsidR="00590E73" w:rsidRPr="006F0BE1" w:rsidRDefault="00590E73" w:rsidP="00590E73">
      <w:pPr>
        <w:ind w:firstLine="567"/>
        <w:jc w:val="both"/>
        <w:rPr>
          <w:rFonts w:ascii="Arial" w:hAnsi="Arial" w:cs="Arial"/>
          <w:sz w:val="17"/>
          <w:szCs w:val="17"/>
        </w:rPr>
      </w:pPr>
      <w:r w:rsidRPr="006F0BE1">
        <w:rPr>
          <w:rFonts w:ascii="Arial" w:hAnsi="Arial" w:cs="Arial"/>
          <w:sz w:val="17"/>
          <w:szCs w:val="17"/>
        </w:rPr>
        <w:t xml:space="preserve">  </w:t>
      </w:r>
    </w:p>
    <w:p w14:paraId="2BEB7773" w14:textId="77777777" w:rsidR="00590E73" w:rsidRPr="006F0BE1" w:rsidRDefault="00590E73" w:rsidP="009440BE">
      <w:pPr>
        <w:widowControl w:val="0"/>
        <w:ind w:firstLine="620"/>
        <w:jc w:val="both"/>
        <w:rPr>
          <w:rFonts w:ascii="Arial" w:hAnsi="Arial" w:cs="Arial"/>
          <w:b/>
          <w:bCs/>
          <w:sz w:val="17"/>
          <w:szCs w:val="17"/>
          <w:lang w:val="en-GB" w:eastAsia="en-US"/>
        </w:rPr>
      </w:pPr>
    </w:p>
    <w:p w14:paraId="03522E27" w14:textId="77777777" w:rsidR="00590E73" w:rsidRPr="006F0BE1" w:rsidRDefault="00590E73" w:rsidP="009440BE">
      <w:pPr>
        <w:widowControl w:val="0"/>
        <w:ind w:firstLine="620"/>
        <w:jc w:val="both"/>
        <w:rPr>
          <w:rFonts w:ascii="Arial" w:hAnsi="Arial" w:cs="Arial"/>
          <w:b/>
          <w:bCs/>
          <w:sz w:val="17"/>
          <w:szCs w:val="17"/>
          <w:lang w:val="en-GB" w:eastAsia="en-US"/>
        </w:rPr>
      </w:pP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Declar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că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informaţia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dată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este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veridică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,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iar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eu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sunt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familiarizat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cu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răspunderea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pentru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încălcarea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legislaţiei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fiscale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,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prevăzută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de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legislaţie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în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cazul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includerii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în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ea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a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informaţiei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false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sau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care induce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în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 xml:space="preserve"> </w:t>
      </w:r>
      <w:proofErr w:type="spellStart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eroare</w:t>
      </w:r>
      <w:proofErr w:type="spellEnd"/>
      <w:r w:rsidRPr="006F0BE1">
        <w:rPr>
          <w:rFonts w:ascii="Arial" w:hAnsi="Arial" w:cs="Arial"/>
          <w:b/>
          <w:bCs/>
          <w:sz w:val="17"/>
          <w:szCs w:val="17"/>
          <w:lang w:val="en-GB" w:eastAsia="en-US"/>
        </w:rPr>
        <w:t>.</w:t>
      </w:r>
    </w:p>
    <w:p w14:paraId="02C14A90" w14:textId="77777777" w:rsidR="00590E73" w:rsidRPr="006F0BE1" w:rsidRDefault="00590E73" w:rsidP="009440BE">
      <w:pPr>
        <w:widowControl w:val="0"/>
        <w:ind w:firstLine="620"/>
        <w:jc w:val="both"/>
        <w:rPr>
          <w:rFonts w:ascii="Arial" w:hAnsi="Arial" w:cs="Arial"/>
          <w:sz w:val="17"/>
          <w:szCs w:val="17"/>
          <w:lang w:bidi="ru-RU"/>
        </w:rPr>
      </w:pPr>
      <w:r w:rsidRPr="006F0BE1">
        <w:rPr>
          <w:rFonts w:ascii="Arial" w:hAnsi="Arial" w:cs="Arial"/>
          <w:sz w:val="17"/>
          <w:szCs w:val="17"/>
          <w:lang w:bidi="ru-RU"/>
        </w:rPr>
        <w:t>Заявляю, что настоящая информация является достоверной, и я ознакомлен с мерами ответственности за нарушение налогового законодательства, предусмотренными действующим законодательством, в случае включения в нее ложной или неполной информации.</w:t>
      </w:r>
    </w:p>
    <w:p w14:paraId="4C56393A" w14:textId="77777777" w:rsidR="00590E73" w:rsidRPr="006F0BE1" w:rsidRDefault="00590E73" w:rsidP="00590E73">
      <w:pPr>
        <w:widowControl w:val="0"/>
        <w:tabs>
          <w:tab w:val="left" w:leader="underscore" w:pos="3370"/>
        </w:tabs>
        <w:ind w:left="620"/>
        <w:jc w:val="both"/>
        <w:rPr>
          <w:rFonts w:ascii="Arial" w:hAnsi="Arial" w:cs="Arial"/>
          <w:b/>
          <w:bCs/>
          <w:sz w:val="17"/>
          <w:szCs w:val="17"/>
          <w:lang w:eastAsia="en-US"/>
        </w:rPr>
      </w:pPr>
    </w:p>
    <w:p w14:paraId="6153791F" w14:textId="77777777" w:rsidR="00590E73" w:rsidRPr="00B65029" w:rsidRDefault="00590E73" w:rsidP="00590E73"/>
    <w:p w14:paraId="7D67F4E8" w14:textId="6166D447" w:rsidR="00590E73" w:rsidRDefault="00590E73" w:rsidP="00644637">
      <w:pPr>
        <w:rPr>
          <w:rFonts w:eastAsia="Calibri"/>
          <w:i/>
          <w:sz w:val="18"/>
          <w:szCs w:val="18"/>
          <w:lang w:val="ro-MD"/>
        </w:rPr>
      </w:pPr>
    </w:p>
    <w:p w14:paraId="40EAA141" w14:textId="0438FEF4" w:rsidR="00B07430" w:rsidRDefault="00B07430" w:rsidP="00644637">
      <w:pPr>
        <w:rPr>
          <w:rFonts w:eastAsia="Calibri"/>
          <w:i/>
          <w:sz w:val="18"/>
          <w:szCs w:val="18"/>
          <w:lang w:val="ro-MD"/>
        </w:rPr>
      </w:pPr>
    </w:p>
    <w:p w14:paraId="19997CEF" w14:textId="305A8955" w:rsidR="00B07430" w:rsidRDefault="00B07430" w:rsidP="00644637">
      <w:pPr>
        <w:rPr>
          <w:rFonts w:eastAsia="Calibri"/>
          <w:i/>
          <w:sz w:val="18"/>
          <w:szCs w:val="18"/>
          <w:lang w:val="ro-MD"/>
        </w:rPr>
      </w:pPr>
    </w:p>
    <w:p w14:paraId="1C5357AD" w14:textId="44573A80" w:rsidR="00B07430" w:rsidRDefault="00B07430" w:rsidP="00644637">
      <w:pPr>
        <w:rPr>
          <w:rFonts w:eastAsia="Calibri"/>
          <w:i/>
          <w:sz w:val="18"/>
          <w:szCs w:val="18"/>
          <w:lang w:val="ro-MD"/>
        </w:rPr>
      </w:pPr>
    </w:p>
    <w:p w14:paraId="616C123F" w14:textId="065BDC25" w:rsidR="00B07430" w:rsidRDefault="00B07430" w:rsidP="00644637">
      <w:pPr>
        <w:rPr>
          <w:rFonts w:eastAsia="Calibri"/>
          <w:i/>
          <w:sz w:val="18"/>
          <w:szCs w:val="18"/>
          <w:lang w:val="ro-MD"/>
        </w:rPr>
      </w:pPr>
    </w:p>
    <w:p w14:paraId="0D192DEB" w14:textId="1A0345DF" w:rsidR="009440BE" w:rsidRDefault="009440BE" w:rsidP="00644637">
      <w:pPr>
        <w:rPr>
          <w:rFonts w:eastAsia="Calibri"/>
          <w:i/>
          <w:sz w:val="18"/>
          <w:szCs w:val="18"/>
          <w:lang w:val="ro-MD"/>
        </w:rPr>
      </w:pPr>
    </w:p>
    <w:p w14:paraId="0A9C4A04" w14:textId="28D0324D" w:rsidR="009440BE" w:rsidRDefault="009440BE" w:rsidP="00644637">
      <w:pPr>
        <w:rPr>
          <w:rFonts w:eastAsia="Calibri"/>
          <w:i/>
          <w:sz w:val="18"/>
          <w:szCs w:val="18"/>
          <w:lang w:val="ro-MD"/>
        </w:rPr>
      </w:pPr>
    </w:p>
    <w:p w14:paraId="56268C50" w14:textId="1FE1B8D3" w:rsidR="009440BE" w:rsidRDefault="009440BE" w:rsidP="00644637">
      <w:pPr>
        <w:rPr>
          <w:rFonts w:eastAsia="Calibri"/>
          <w:i/>
          <w:sz w:val="18"/>
          <w:szCs w:val="18"/>
          <w:lang w:val="ro-MD"/>
        </w:rPr>
      </w:pPr>
    </w:p>
    <w:p w14:paraId="317C2F60" w14:textId="77777777" w:rsidR="009440BE" w:rsidRDefault="009440BE" w:rsidP="00644637">
      <w:pPr>
        <w:rPr>
          <w:rFonts w:eastAsia="Calibri"/>
          <w:i/>
          <w:sz w:val="18"/>
          <w:szCs w:val="18"/>
          <w:lang w:val="ro-MD"/>
        </w:rPr>
      </w:pPr>
    </w:p>
    <w:p w14:paraId="775BC9FD" w14:textId="1760E167" w:rsidR="00B07430" w:rsidRDefault="00B07430" w:rsidP="00644637">
      <w:pPr>
        <w:rPr>
          <w:rFonts w:eastAsia="Calibri"/>
          <w:i/>
          <w:sz w:val="18"/>
          <w:szCs w:val="18"/>
          <w:lang w:val="ro-MD"/>
        </w:rPr>
      </w:pPr>
    </w:p>
    <w:p w14:paraId="7AB3F4DF" w14:textId="64C601A6" w:rsidR="00B07430" w:rsidRDefault="00B07430" w:rsidP="00644637">
      <w:pPr>
        <w:rPr>
          <w:rFonts w:eastAsia="Calibri"/>
          <w:i/>
          <w:sz w:val="18"/>
          <w:szCs w:val="18"/>
          <w:lang w:val="ro-MD"/>
        </w:rPr>
      </w:pPr>
    </w:p>
    <w:p w14:paraId="1B3A3A36" w14:textId="23D7FB97" w:rsidR="00B07430" w:rsidRDefault="00B07430" w:rsidP="00644637">
      <w:pPr>
        <w:rPr>
          <w:rFonts w:eastAsia="Calibri"/>
          <w:i/>
          <w:sz w:val="18"/>
          <w:szCs w:val="18"/>
          <w:lang w:val="ro-MD"/>
        </w:rPr>
      </w:pPr>
    </w:p>
    <w:p w14:paraId="2FDB9EC2" w14:textId="17663638" w:rsidR="00B07430" w:rsidRDefault="00B07430" w:rsidP="00644637">
      <w:pPr>
        <w:rPr>
          <w:rFonts w:eastAsia="Calibri"/>
          <w:i/>
          <w:sz w:val="18"/>
          <w:szCs w:val="18"/>
          <w:lang w:val="ro-MD"/>
        </w:rPr>
      </w:pPr>
    </w:p>
    <w:p w14:paraId="43125F07" w14:textId="7FDD195A" w:rsidR="00B07430" w:rsidRPr="00B07430" w:rsidRDefault="00B07430" w:rsidP="00B407FF">
      <w:pPr>
        <w:spacing w:after="200" w:line="276" w:lineRule="auto"/>
        <w:rPr>
          <w:lang w:val="ro-MD"/>
        </w:rPr>
      </w:pPr>
    </w:p>
    <w:sectPr w:rsidR="00B07430" w:rsidRPr="00B07430" w:rsidSect="006F6B1B">
      <w:pgSz w:w="11906" w:h="16838"/>
      <w:pgMar w:top="709" w:right="849" w:bottom="56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81C81"/>
    <w:multiLevelType w:val="hybridMultilevel"/>
    <w:tmpl w:val="71343E60"/>
    <w:lvl w:ilvl="0" w:tplc="E3FCC0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B71A1"/>
    <w:multiLevelType w:val="hybridMultilevel"/>
    <w:tmpl w:val="2A101CD8"/>
    <w:lvl w:ilvl="0" w:tplc="7A14B960">
      <w:start w:val="1"/>
      <w:numFmt w:val="decimal"/>
      <w:lvlText w:val="%1."/>
      <w:lvlJc w:val="left"/>
      <w:pPr>
        <w:ind w:left="2070" w:hanging="117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980" w:hanging="360"/>
      </w:pPr>
    </w:lvl>
    <w:lvl w:ilvl="2" w:tplc="0418001B" w:tentative="1">
      <w:start w:val="1"/>
      <w:numFmt w:val="lowerRoman"/>
      <w:lvlText w:val="%3."/>
      <w:lvlJc w:val="right"/>
      <w:pPr>
        <w:ind w:left="2700" w:hanging="180"/>
      </w:pPr>
    </w:lvl>
    <w:lvl w:ilvl="3" w:tplc="0418000F" w:tentative="1">
      <w:start w:val="1"/>
      <w:numFmt w:val="decimal"/>
      <w:lvlText w:val="%4."/>
      <w:lvlJc w:val="left"/>
      <w:pPr>
        <w:ind w:left="3420" w:hanging="360"/>
      </w:pPr>
    </w:lvl>
    <w:lvl w:ilvl="4" w:tplc="04180019" w:tentative="1">
      <w:start w:val="1"/>
      <w:numFmt w:val="lowerLetter"/>
      <w:lvlText w:val="%5."/>
      <w:lvlJc w:val="left"/>
      <w:pPr>
        <w:ind w:left="4140" w:hanging="360"/>
      </w:pPr>
    </w:lvl>
    <w:lvl w:ilvl="5" w:tplc="0418001B" w:tentative="1">
      <w:start w:val="1"/>
      <w:numFmt w:val="lowerRoman"/>
      <w:lvlText w:val="%6."/>
      <w:lvlJc w:val="right"/>
      <w:pPr>
        <w:ind w:left="4860" w:hanging="180"/>
      </w:pPr>
    </w:lvl>
    <w:lvl w:ilvl="6" w:tplc="0418000F" w:tentative="1">
      <w:start w:val="1"/>
      <w:numFmt w:val="decimal"/>
      <w:lvlText w:val="%7."/>
      <w:lvlJc w:val="left"/>
      <w:pPr>
        <w:ind w:left="5580" w:hanging="360"/>
      </w:pPr>
    </w:lvl>
    <w:lvl w:ilvl="7" w:tplc="04180019" w:tentative="1">
      <w:start w:val="1"/>
      <w:numFmt w:val="lowerLetter"/>
      <w:lvlText w:val="%8."/>
      <w:lvlJc w:val="left"/>
      <w:pPr>
        <w:ind w:left="6300" w:hanging="360"/>
      </w:pPr>
    </w:lvl>
    <w:lvl w:ilvl="8" w:tplc="0418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75C71D2"/>
    <w:multiLevelType w:val="hybridMultilevel"/>
    <w:tmpl w:val="CF00BC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C6951"/>
    <w:multiLevelType w:val="hybridMultilevel"/>
    <w:tmpl w:val="8962F84E"/>
    <w:lvl w:ilvl="0" w:tplc="6AD4AEC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948A9"/>
    <w:multiLevelType w:val="hybridMultilevel"/>
    <w:tmpl w:val="E2D24C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00BA4"/>
    <w:multiLevelType w:val="hybridMultilevel"/>
    <w:tmpl w:val="F116806C"/>
    <w:lvl w:ilvl="0" w:tplc="2BDE5C0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C7759"/>
    <w:multiLevelType w:val="hybridMultilevel"/>
    <w:tmpl w:val="1BA853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94CFF"/>
    <w:multiLevelType w:val="hybridMultilevel"/>
    <w:tmpl w:val="42843666"/>
    <w:lvl w:ilvl="0" w:tplc="C5AE6092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E100183"/>
    <w:multiLevelType w:val="hybridMultilevel"/>
    <w:tmpl w:val="A3D6B496"/>
    <w:lvl w:ilvl="0" w:tplc="AF2A6C98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9" w15:restartNumberingAfterBreak="0">
    <w:nsid w:val="1EB671A3"/>
    <w:multiLevelType w:val="hybridMultilevel"/>
    <w:tmpl w:val="BEBE0D0A"/>
    <w:lvl w:ilvl="0" w:tplc="BA0CDAE8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676347B"/>
    <w:multiLevelType w:val="hybridMultilevel"/>
    <w:tmpl w:val="E0F2616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41509"/>
    <w:multiLevelType w:val="hybridMultilevel"/>
    <w:tmpl w:val="F116806C"/>
    <w:lvl w:ilvl="0" w:tplc="2BDE5C0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1C6C7F"/>
    <w:multiLevelType w:val="hybridMultilevel"/>
    <w:tmpl w:val="2DA688A6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3317EC"/>
    <w:multiLevelType w:val="multilevel"/>
    <w:tmpl w:val="F474D0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eastAsia="ro-RO" w:bidi="ro-R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0526585"/>
    <w:multiLevelType w:val="hybridMultilevel"/>
    <w:tmpl w:val="F116806C"/>
    <w:lvl w:ilvl="0" w:tplc="2BDE5C0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E28F2"/>
    <w:multiLevelType w:val="hybridMultilevel"/>
    <w:tmpl w:val="B0C6391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D366A1"/>
    <w:multiLevelType w:val="hybridMultilevel"/>
    <w:tmpl w:val="D5E8A700"/>
    <w:lvl w:ilvl="0" w:tplc="5C687CF2">
      <w:start w:val="1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58E398F"/>
    <w:multiLevelType w:val="hybridMultilevel"/>
    <w:tmpl w:val="1C509A6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D00EBE"/>
    <w:multiLevelType w:val="hybridMultilevel"/>
    <w:tmpl w:val="D8CC9FAC"/>
    <w:lvl w:ilvl="0" w:tplc="1E32B12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24367F"/>
    <w:multiLevelType w:val="hybridMultilevel"/>
    <w:tmpl w:val="CC36E1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BF613D"/>
    <w:multiLevelType w:val="hybridMultilevel"/>
    <w:tmpl w:val="7B7239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2852AF"/>
    <w:multiLevelType w:val="hybridMultilevel"/>
    <w:tmpl w:val="0ED21530"/>
    <w:lvl w:ilvl="0" w:tplc="2E7CA8B4">
      <w:start w:val="1"/>
      <w:numFmt w:val="decimal"/>
      <w:lvlText w:val="%1."/>
      <w:lvlJc w:val="left"/>
      <w:pPr>
        <w:ind w:left="9575" w:hanging="360"/>
      </w:pPr>
      <w:rPr>
        <w:rFonts w:eastAsia="Times New Roman" w:hint="default"/>
        <w:b/>
        <w:color w:val="auto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FB5E9C"/>
    <w:multiLevelType w:val="hybridMultilevel"/>
    <w:tmpl w:val="3DD2FD76"/>
    <w:lvl w:ilvl="0" w:tplc="227AE3B6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5894E18"/>
    <w:multiLevelType w:val="hybridMultilevel"/>
    <w:tmpl w:val="6102F4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BD1409"/>
    <w:multiLevelType w:val="hybridMultilevel"/>
    <w:tmpl w:val="5C7688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914F0"/>
    <w:multiLevelType w:val="hybridMultilevel"/>
    <w:tmpl w:val="9AB48A48"/>
    <w:lvl w:ilvl="0" w:tplc="83ACEB84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CB22A4"/>
    <w:multiLevelType w:val="hybridMultilevel"/>
    <w:tmpl w:val="FFE2365A"/>
    <w:lvl w:ilvl="0" w:tplc="801639C0">
      <w:start w:val="1"/>
      <w:numFmt w:val="decimal"/>
      <w:lvlText w:val="%1."/>
      <w:lvlJc w:val="left"/>
      <w:pPr>
        <w:ind w:left="9575" w:hanging="360"/>
      </w:pPr>
      <w:rPr>
        <w:rFonts w:eastAsia="Times New Roman" w:hint="default"/>
        <w:b/>
        <w:color w:val="auto"/>
        <w:sz w:val="24"/>
        <w:szCs w:val="24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43688"/>
    <w:multiLevelType w:val="hybridMultilevel"/>
    <w:tmpl w:val="DF9E4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E112A5"/>
    <w:multiLevelType w:val="hybridMultilevel"/>
    <w:tmpl w:val="0E02B678"/>
    <w:lvl w:ilvl="0" w:tplc="E3FCC0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455E2C"/>
    <w:multiLevelType w:val="hybridMultilevel"/>
    <w:tmpl w:val="FB2C5220"/>
    <w:lvl w:ilvl="0" w:tplc="E3FCC0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2B43A3"/>
    <w:multiLevelType w:val="hybridMultilevel"/>
    <w:tmpl w:val="856ABDE8"/>
    <w:lvl w:ilvl="0" w:tplc="3940A842">
      <w:numFmt w:val="bullet"/>
      <w:lvlText w:val="-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1" w15:restartNumberingAfterBreak="0">
    <w:nsid w:val="5D72249D"/>
    <w:multiLevelType w:val="hybridMultilevel"/>
    <w:tmpl w:val="20A81FFE"/>
    <w:lvl w:ilvl="0" w:tplc="0419000F">
      <w:start w:val="6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1B77AB"/>
    <w:multiLevelType w:val="hybridMultilevel"/>
    <w:tmpl w:val="6EBC8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B7D33"/>
    <w:multiLevelType w:val="hybridMultilevel"/>
    <w:tmpl w:val="2744CC02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175BE"/>
    <w:multiLevelType w:val="hybridMultilevel"/>
    <w:tmpl w:val="48A06E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B39BA"/>
    <w:multiLevelType w:val="hybridMultilevel"/>
    <w:tmpl w:val="6102F4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9C3F3C"/>
    <w:multiLevelType w:val="hybridMultilevel"/>
    <w:tmpl w:val="F552E9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D361B1"/>
    <w:multiLevelType w:val="hybridMultilevel"/>
    <w:tmpl w:val="FF945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F008CF"/>
    <w:multiLevelType w:val="hybridMultilevel"/>
    <w:tmpl w:val="9D62546A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8D433D"/>
    <w:multiLevelType w:val="hybridMultilevel"/>
    <w:tmpl w:val="7B98F4C6"/>
    <w:lvl w:ilvl="0" w:tplc="C5AE6092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437C6E"/>
    <w:multiLevelType w:val="hybridMultilevel"/>
    <w:tmpl w:val="EAB48A30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EC5A8D"/>
    <w:multiLevelType w:val="hybridMultilevel"/>
    <w:tmpl w:val="E13681A0"/>
    <w:lvl w:ilvl="0" w:tplc="44747074">
      <w:start w:val="1"/>
      <w:numFmt w:val="decimal"/>
      <w:lvlText w:val="%1)"/>
      <w:lvlJc w:val="left"/>
      <w:pPr>
        <w:ind w:left="1440" w:hanging="360"/>
      </w:pPr>
      <w:rPr>
        <w:rFonts w:ascii="Times New Roman" w:eastAsia="Times New Roman" w:hAnsi="Times New Roman" w:cs="Times New Roman"/>
        <w:b w:val="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C3713C2"/>
    <w:multiLevelType w:val="hybridMultilevel"/>
    <w:tmpl w:val="47088EC0"/>
    <w:lvl w:ilvl="0" w:tplc="A5702A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8A7D3A"/>
    <w:multiLevelType w:val="hybridMultilevel"/>
    <w:tmpl w:val="A17E09E2"/>
    <w:lvl w:ilvl="0" w:tplc="E416CE16">
      <w:start w:val="3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215875">
    <w:abstractNumId w:val="8"/>
  </w:num>
  <w:num w:numId="2" w16cid:durableId="575289784">
    <w:abstractNumId w:val="27"/>
  </w:num>
  <w:num w:numId="3" w16cid:durableId="1443453798">
    <w:abstractNumId w:val="1"/>
  </w:num>
  <w:num w:numId="4" w16cid:durableId="1829898773">
    <w:abstractNumId w:val="22"/>
  </w:num>
  <w:num w:numId="5" w16cid:durableId="685404099">
    <w:abstractNumId w:val="32"/>
  </w:num>
  <w:num w:numId="6" w16cid:durableId="38915738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1490465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09487054">
    <w:abstractNumId w:val="33"/>
  </w:num>
  <w:num w:numId="9" w16cid:durableId="221406148">
    <w:abstractNumId w:val="29"/>
  </w:num>
  <w:num w:numId="10" w16cid:durableId="1618639775">
    <w:abstractNumId w:val="25"/>
  </w:num>
  <w:num w:numId="11" w16cid:durableId="360281554">
    <w:abstractNumId w:val="38"/>
  </w:num>
  <w:num w:numId="12" w16cid:durableId="1256208157">
    <w:abstractNumId w:val="42"/>
  </w:num>
  <w:num w:numId="13" w16cid:durableId="1080642738">
    <w:abstractNumId w:val="24"/>
  </w:num>
  <w:num w:numId="14" w16cid:durableId="291136103">
    <w:abstractNumId w:val="6"/>
  </w:num>
  <w:num w:numId="15" w16cid:durableId="1398088297">
    <w:abstractNumId w:val="17"/>
  </w:num>
  <w:num w:numId="16" w16cid:durableId="85462446">
    <w:abstractNumId w:val="40"/>
  </w:num>
  <w:num w:numId="17" w16cid:durableId="1980260281">
    <w:abstractNumId w:val="23"/>
  </w:num>
  <w:num w:numId="18" w16cid:durableId="371999139">
    <w:abstractNumId w:val="12"/>
  </w:num>
  <w:num w:numId="19" w16cid:durableId="875583638">
    <w:abstractNumId w:val="28"/>
  </w:num>
  <w:num w:numId="20" w16cid:durableId="304773192">
    <w:abstractNumId w:val="0"/>
  </w:num>
  <w:num w:numId="21" w16cid:durableId="1869370152">
    <w:abstractNumId w:val="41"/>
  </w:num>
  <w:num w:numId="22" w16cid:durableId="1409960399">
    <w:abstractNumId w:val="36"/>
  </w:num>
  <w:num w:numId="23" w16cid:durableId="1494377315">
    <w:abstractNumId w:val="43"/>
  </w:num>
  <w:num w:numId="24" w16cid:durableId="1448357363">
    <w:abstractNumId w:val="14"/>
  </w:num>
  <w:num w:numId="25" w16cid:durableId="320474511">
    <w:abstractNumId w:val="18"/>
  </w:num>
  <w:num w:numId="26" w16cid:durableId="2138596176">
    <w:abstractNumId w:val="4"/>
  </w:num>
  <w:num w:numId="27" w16cid:durableId="712926840">
    <w:abstractNumId w:val="3"/>
  </w:num>
  <w:num w:numId="28" w16cid:durableId="922758037">
    <w:abstractNumId w:val="31"/>
  </w:num>
  <w:num w:numId="29" w16cid:durableId="402995927">
    <w:abstractNumId w:val="13"/>
  </w:num>
  <w:num w:numId="30" w16cid:durableId="503472690">
    <w:abstractNumId w:val="35"/>
  </w:num>
  <w:num w:numId="31" w16cid:durableId="1039625144">
    <w:abstractNumId w:val="26"/>
  </w:num>
  <w:num w:numId="32" w16cid:durableId="827942399">
    <w:abstractNumId w:val="21"/>
  </w:num>
  <w:num w:numId="33" w16cid:durableId="1134103641">
    <w:abstractNumId w:val="11"/>
  </w:num>
  <w:num w:numId="34" w16cid:durableId="355813276">
    <w:abstractNumId w:val="5"/>
  </w:num>
  <w:num w:numId="35" w16cid:durableId="209001005">
    <w:abstractNumId w:val="30"/>
  </w:num>
  <w:num w:numId="36" w16cid:durableId="108547602">
    <w:abstractNumId w:val="10"/>
  </w:num>
  <w:num w:numId="37" w16cid:durableId="2074305281">
    <w:abstractNumId w:val="15"/>
  </w:num>
  <w:num w:numId="38" w16cid:durableId="754936913">
    <w:abstractNumId w:val="16"/>
  </w:num>
  <w:num w:numId="39" w16cid:durableId="2062485373">
    <w:abstractNumId w:val="9"/>
  </w:num>
  <w:num w:numId="40" w16cid:durableId="573710195">
    <w:abstractNumId w:val="7"/>
  </w:num>
  <w:num w:numId="41" w16cid:durableId="1415473878">
    <w:abstractNumId w:val="39"/>
  </w:num>
  <w:num w:numId="42" w16cid:durableId="1046300417">
    <w:abstractNumId w:val="2"/>
  </w:num>
  <w:num w:numId="43" w16cid:durableId="1665401050">
    <w:abstractNumId w:val="20"/>
  </w:num>
  <w:num w:numId="44" w16cid:durableId="772671787">
    <w:abstractNumId w:val="19"/>
  </w:num>
  <w:num w:numId="45" w16cid:durableId="52318276">
    <w:abstractNumId w:val="37"/>
  </w:num>
  <w:num w:numId="46" w16cid:durableId="448672071">
    <w:abstractNumId w:val="3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usu Diana">
    <w15:presenceInfo w15:providerId="AD" w15:userId="S-1-5-21-3109358853-186838575-99738251-46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472"/>
    <w:rsid w:val="000009B2"/>
    <w:rsid w:val="000145AA"/>
    <w:rsid w:val="00022E6F"/>
    <w:rsid w:val="000245D1"/>
    <w:rsid w:val="00027298"/>
    <w:rsid w:val="00033071"/>
    <w:rsid w:val="00042147"/>
    <w:rsid w:val="000430FA"/>
    <w:rsid w:val="00051427"/>
    <w:rsid w:val="000710FC"/>
    <w:rsid w:val="00080F37"/>
    <w:rsid w:val="000843F1"/>
    <w:rsid w:val="00085146"/>
    <w:rsid w:val="0009382E"/>
    <w:rsid w:val="00093F0C"/>
    <w:rsid w:val="00094AB8"/>
    <w:rsid w:val="00095AEF"/>
    <w:rsid w:val="000B4B6A"/>
    <w:rsid w:val="000B4ED9"/>
    <w:rsid w:val="000C5D17"/>
    <w:rsid w:val="000C738D"/>
    <w:rsid w:val="000C7629"/>
    <w:rsid w:val="000D15AF"/>
    <w:rsid w:val="000D5B4A"/>
    <w:rsid w:val="000D7C12"/>
    <w:rsid w:val="000F18AB"/>
    <w:rsid w:val="000F56B4"/>
    <w:rsid w:val="00112440"/>
    <w:rsid w:val="00124F02"/>
    <w:rsid w:val="00125009"/>
    <w:rsid w:val="00125F59"/>
    <w:rsid w:val="001300FC"/>
    <w:rsid w:val="00131C24"/>
    <w:rsid w:val="00135A0F"/>
    <w:rsid w:val="00137666"/>
    <w:rsid w:val="00143340"/>
    <w:rsid w:val="001465D9"/>
    <w:rsid w:val="0014761E"/>
    <w:rsid w:val="00153760"/>
    <w:rsid w:val="00154268"/>
    <w:rsid w:val="00160DC1"/>
    <w:rsid w:val="00162FAA"/>
    <w:rsid w:val="00166540"/>
    <w:rsid w:val="00166B38"/>
    <w:rsid w:val="0018681D"/>
    <w:rsid w:val="00191324"/>
    <w:rsid w:val="0019383C"/>
    <w:rsid w:val="00197628"/>
    <w:rsid w:val="001A46D4"/>
    <w:rsid w:val="001C09D9"/>
    <w:rsid w:val="001C1E57"/>
    <w:rsid w:val="001C4F06"/>
    <w:rsid w:val="001E0B50"/>
    <w:rsid w:val="001F2059"/>
    <w:rsid w:val="001F4690"/>
    <w:rsid w:val="00204861"/>
    <w:rsid w:val="00224396"/>
    <w:rsid w:val="00225D3A"/>
    <w:rsid w:val="002300A1"/>
    <w:rsid w:val="00233AFB"/>
    <w:rsid w:val="00233E58"/>
    <w:rsid w:val="00235901"/>
    <w:rsid w:val="0024088F"/>
    <w:rsid w:val="00245F5D"/>
    <w:rsid w:val="002514E3"/>
    <w:rsid w:val="0025236F"/>
    <w:rsid w:val="00264B1D"/>
    <w:rsid w:val="00267494"/>
    <w:rsid w:val="00274AEB"/>
    <w:rsid w:val="00275358"/>
    <w:rsid w:val="00276198"/>
    <w:rsid w:val="00282C7C"/>
    <w:rsid w:val="0029350E"/>
    <w:rsid w:val="002A19D9"/>
    <w:rsid w:val="002A6337"/>
    <w:rsid w:val="002A6BFB"/>
    <w:rsid w:val="002B69C3"/>
    <w:rsid w:val="002C29AC"/>
    <w:rsid w:val="002C2A8D"/>
    <w:rsid w:val="002C7387"/>
    <w:rsid w:val="002F2F00"/>
    <w:rsid w:val="002F4292"/>
    <w:rsid w:val="002F7D2A"/>
    <w:rsid w:val="003036EB"/>
    <w:rsid w:val="00317C06"/>
    <w:rsid w:val="00321800"/>
    <w:rsid w:val="00321A39"/>
    <w:rsid w:val="00323704"/>
    <w:rsid w:val="00333770"/>
    <w:rsid w:val="00334E89"/>
    <w:rsid w:val="00337374"/>
    <w:rsid w:val="003462DF"/>
    <w:rsid w:val="00350B8B"/>
    <w:rsid w:val="00356148"/>
    <w:rsid w:val="003568FA"/>
    <w:rsid w:val="00375FB3"/>
    <w:rsid w:val="003773EA"/>
    <w:rsid w:val="003B0CE3"/>
    <w:rsid w:val="003B255B"/>
    <w:rsid w:val="003B2712"/>
    <w:rsid w:val="003B758F"/>
    <w:rsid w:val="003C34F1"/>
    <w:rsid w:val="003C5160"/>
    <w:rsid w:val="003D66FD"/>
    <w:rsid w:val="003E06A4"/>
    <w:rsid w:val="003E1E5D"/>
    <w:rsid w:val="003E5CCC"/>
    <w:rsid w:val="003E7C01"/>
    <w:rsid w:val="003F2699"/>
    <w:rsid w:val="003F3703"/>
    <w:rsid w:val="00415587"/>
    <w:rsid w:val="00421BF9"/>
    <w:rsid w:val="0042499D"/>
    <w:rsid w:val="00441ABC"/>
    <w:rsid w:val="00446CB5"/>
    <w:rsid w:val="00446F31"/>
    <w:rsid w:val="004560D5"/>
    <w:rsid w:val="0045663D"/>
    <w:rsid w:val="00456CD1"/>
    <w:rsid w:val="00460896"/>
    <w:rsid w:val="00465B24"/>
    <w:rsid w:val="004754E0"/>
    <w:rsid w:val="004770B4"/>
    <w:rsid w:val="004A0852"/>
    <w:rsid w:val="004A7BDA"/>
    <w:rsid w:val="004B0DFC"/>
    <w:rsid w:val="004B3FF4"/>
    <w:rsid w:val="004B5D7A"/>
    <w:rsid w:val="004C1908"/>
    <w:rsid w:val="004C1BB8"/>
    <w:rsid w:val="004C2080"/>
    <w:rsid w:val="004C236D"/>
    <w:rsid w:val="004C3591"/>
    <w:rsid w:val="004C36B8"/>
    <w:rsid w:val="004D4DD1"/>
    <w:rsid w:val="004D5EBD"/>
    <w:rsid w:val="004D6675"/>
    <w:rsid w:val="004E44DF"/>
    <w:rsid w:val="004F22C1"/>
    <w:rsid w:val="004F3682"/>
    <w:rsid w:val="004F5142"/>
    <w:rsid w:val="004F729F"/>
    <w:rsid w:val="00505006"/>
    <w:rsid w:val="00510ED5"/>
    <w:rsid w:val="005119F8"/>
    <w:rsid w:val="00515829"/>
    <w:rsid w:val="00530E97"/>
    <w:rsid w:val="00533925"/>
    <w:rsid w:val="00537B40"/>
    <w:rsid w:val="00540D06"/>
    <w:rsid w:val="00544941"/>
    <w:rsid w:val="00544B25"/>
    <w:rsid w:val="00545F40"/>
    <w:rsid w:val="00547A97"/>
    <w:rsid w:val="00551131"/>
    <w:rsid w:val="00560322"/>
    <w:rsid w:val="005610A5"/>
    <w:rsid w:val="00562117"/>
    <w:rsid w:val="00590E73"/>
    <w:rsid w:val="005956A5"/>
    <w:rsid w:val="005A1E6F"/>
    <w:rsid w:val="005A7914"/>
    <w:rsid w:val="005C2DE6"/>
    <w:rsid w:val="005C386B"/>
    <w:rsid w:val="005C440B"/>
    <w:rsid w:val="005C58D6"/>
    <w:rsid w:val="005C6AC6"/>
    <w:rsid w:val="005D0FD4"/>
    <w:rsid w:val="005E0C01"/>
    <w:rsid w:val="005E25EA"/>
    <w:rsid w:val="005E72D8"/>
    <w:rsid w:val="005F650D"/>
    <w:rsid w:val="00602165"/>
    <w:rsid w:val="00603AFA"/>
    <w:rsid w:val="00627E67"/>
    <w:rsid w:val="00641186"/>
    <w:rsid w:val="00641E7F"/>
    <w:rsid w:val="0064438D"/>
    <w:rsid w:val="00644637"/>
    <w:rsid w:val="00650BF2"/>
    <w:rsid w:val="0066331E"/>
    <w:rsid w:val="00666A84"/>
    <w:rsid w:val="00667893"/>
    <w:rsid w:val="00672EA2"/>
    <w:rsid w:val="00675CD4"/>
    <w:rsid w:val="00680797"/>
    <w:rsid w:val="00681655"/>
    <w:rsid w:val="00686AB0"/>
    <w:rsid w:val="00693B53"/>
    <w:rsid w:val="006A1986"/>
    <w:rsid w:val="006A2A9D"/>
    <w:rsid w:val="006A6DF9"/>
    <w:rsid w:val="006A78D9"/>
    <w:rsid w:val="006B1708"/>
    <w:rsid w:val="006B5D10"/>
    <w:rsid w:val="006C1A49"/>
    <w:rsid w:val="006C349F"/>
    <w:rsid w:val="006C3E4A"/>
    <w:rsid w:val="006C6911"/>
    <w:rsid w:val="006D257D"/>
    <w:rsid w:val="006E17EC"/>
    <w:rsid w:val="006E7F70"/>
    <w:rsid w:val="006F0BE1"/>
    <w:rsid w:val="006F5519"/>
    <w:rsid w:val="006F6B1B"/>
    <w:rsid w:val="007062A3"/>
    <w:rsid w:val="00713472"/>
    <w:rsid w:val="00716D6C"/>
    <w:rsid w:val="00721979"/>
    <w:rsid w:val="00721A29"/>
    <w:rsid w:val="00724BD7"/>
    <w:rsid w:val="00724F95"/>
    <w:rsid w:val="00731832"/>
    <w:rsid w:val="00747297"/>
    <w:rsid w:val="00753164"/>
    <w:rsid w:val="00753F80"/>
    <w:rsid w:val="007542C2"/>
    <w:rsid w:val="00760D39"/>
    <w:rsid w:val="007679BB"/>
    <w:rsid w:val="00770883"/>
    <w:rsid w:val="0077239B"/>
    <w:rsid w:val="00777276"/>
    <w:rsid w:val="00783106"/>
    <w:rsid w:val="0078382E"/>
    <w:rsid w:val="007976AB"/>
    <w:rsid w:val="007A2871"/>
    <w:rsid w:val="007B769C"/>
    <w:rsid w:val="007B7CC7"/>
    <w:rsid w:val="007C7022"/>
    <w:rsid w:val="007D384D"/>
    <w:rsid w:val="007E3FAA"/>
    <w:rsid w:val="007E5D8C"/>
    <w:rsid w:val="007F0C8D"/>
    <w:rsid w:val="00801D41"/>
    <w:rsid w:val="00817584"/>
    <w:rsid w:val="00831F07"/>
    <w:rsid w:val="00834FC6"/>
    <w:rsid w:val="00835428"/>
    <w:rsid w:val="008502BA"/>
    <w:rsid w:val="0085360E"/>
    <w:rsid w:val="00855605"/>
    <w:rsid w:val="00855A7F"/>
    <w:rsid w:val="00855ECE"/>
    <w:rsid w:val="008617D1"/>
    <w:rsid w:val="00871A66"/>
    <w:rsid w:val="00872D77"/>
    <w:rsid w:val="00877947"/>
    <w:rsid w:val="00884900"/>
    <w:rsid w:val="00887E11"/>
    <w:rsid w:val="008905A9"/>
    <w:rsid w:val="008976E0"/>
    <w:rsid w:val="008A726D"/>
    <w:rsid w:val="008B0F6E"/>
    <w:rsid w:val="008C5A53"/>
    <w:rsid w:val="008C686B"/>
    <w:rsid w:val="008E0C1C"/>
    <w:rsid w:val="008E35CE"/>
    <w:rsid w:val="008E6A88"/>
    <w:rsid w:val="008E793A"/>
    <w:rsid w:val="008F16B9"/>
    <w:rsid w:val="009027A0"/>
    <w:rsid w:val="00914654"/>
    <w:rsid w:val="0091615F"/>
    <w:rsid w:val="00921693"/>
    <w:rsid w:val="00925521"/>
    <w:rsid w:val="00933739"/>
    <w:rsid w:val="00935AE3"/>
    <w:rsid w:val="009440BE"/>
    <w:rsid w:val="00947E7A"/>
    <w:rsid w:val="009619DD"/>
    <w:rsid w:val="00970C30"/>
    <w:rsid w:val="0097429E"/>
    <w:rsid w:val="00975505"/>
    <w:rsid w:val="0097657D"/>
    <w:rsid w:val="009805FF"/>
    <w:rsid w:val="00981728"/>
    <w:rsid w:val="00987368"/>
    <w:rsid w:val="0099006E"/>
    <w:rsid w:val="009A11C6"/>
    <w:rsid w:val="009B7A44"/>
    <w:rsid w:val="009B7AEF"/>
    <w:rsid w:val="009D11FB"/>
    <w:rsid w:val="009D7331"/>
    <w:rsid w:val="009E3457"/>
    <w:rsid w:val="009E6E96"/>
    <w:rsid w:val="009E737D"/>
    <w:rsid w:val="009F08EC"/>
    <w:rsid w:val="009F156F"/>
    <w:rsid w:val="009F7AA2"/>
    <w:rsid w:val="00A02E6C"/>
    <w:rsid w:val="00A033C9"/>
    <w:rsid w:val="00A04446"/>
    <w:rsid w:val="00A06901"/>
    <w:rsid w:val="00A06A96"/>
    <w:rsid w:val="00A13C76"/>
    <w:rsid w:val="00A14534"/>
    <w:rsid w:val="00A26599"/>
    <w:rsid w:val="00A3035C"/>
    <w:rsid w:val="00A34BDB"/>
    <w:rsid w:val="00A4705C"/>
    <w:rsid w:val="00A52B34"/>
    <w:rsid w:val="00A560D0"/>
    <w:rsid w:val="00A61E5B"/>
    <w:rsid w:val="00A64680"/>
    <w:rsid w:val="00A67397"/>
    <w:rsid w:val="00A733DE"/>
    <w:rsid w:val="00A74D6D"/>
    <w:rsid w:val="00A81603"/>
    <w:rsid w:val="00A858D4"/>
    <w:rsid w:val="00A9052A"/>
    <w:rsid w:val="00A9572D"/>
    <w:rsid w:val="00A96A1E"/>
    <w:rsid w:val="00A96D12"/>
    <w:rsid w:val="00AA7675"/>
    <w:rsid w:val="00AB0E86"/>
    <w:rsid w:val="00AB3C79"/>
    <w:rsid w:val="00AB43CB"/>
    <w:rsid w:val="00AC6558"/>
    <w:rsid w:val="00AC70DE"/>
    <w:rsid w:val="00AD3631"/>
    <w:rsid w:val="00AD43B5"/>
    <w:rsid w:val="00AE6892"/>
    <w:rsid w:val="00AF332C"/>
    <w:rsid w:val="00B03FEC"/>
    <w:rsid w:val="00B07430"/>
    <w:rsid w:val="00B107F9"/>
    <w:rsid w:val="00B10FE6"/>
    <w:rsid w:val="00B15992"/>
    <w:rsid w:val="00B2043E"/>
    <w:rsid w:val="00B2050B"/>
    <w:rsid w:val="00B35174"/>
    <w:rsid w:val="00B35ED7"/>
    <w:rsid w:val="00B407FF"/>
    <w:rsid w:val="00B41574"/>
    <w:rsid w:val="00B44A96"/>
    <w:rsid w:val="00B513BE"/>
    <w:rsid w:val="00B65029"/>
    <w:rsid w:val="00B70D0C"/>
    <w:rsid w:val="00B72C40"/>
    <w:rsid w:val="00B870CA"/>
    <w:rsid w:val="00BA151F"/>
    <w:rsid w:val="00BA26F3"/>
    <w:rsid w:val="00BB3482"/>
    <w:rsid w:val="00BB5DB2"/>
    <w:rsid w:val="00BC6CE0"/>
    <w:rsid w:val="00BD656F"/>
    <w:rsid w:val="00BE1E9B"/>
    <w:rsid w:val="00BE663D"/>
    <w:rsid w:val="00BF5B35"/>
    <w:rsid w:val="00BF665D"/>
    <w:rsid w:val="00BF671F"/>
    <w:rsid w:val="00BF7004"/>
    <w:rsid w:val="00C06D2E"/>
    <w:rsid w:val="00C15081"/>
    <w:rsid w:val="00C16073"/>
    <w:rsid w:val="00C1608F"/>
    <w:rsid w:val="00C174CA"/>
    <w:rsid w:val="00C21726"/>
    <w:rsid w:val="00C233ED"/>
    <w:rsid w:val="00C27E22"/>
    <w:rsid w:val="00C34C95"/>
    <w:rsid w:val="00C42A73"/>
    <w:rsid w:val="00C512F2"/>
    <w:rsid w:val="00C53C43"/>
    <w:rsid w:val="00C66088"/>
    <w:rsid w:val="00C7731B"/>
    <w:rsid w:val="00C846F6"/>
    <w:rsid w:val="00C86A4F"/>
    <w:rsid w:val="00CB355C"/>
    <w:rsid w:val="00CB653A"/>
    <w:rsid w:val="00CC29C5"/>
    <w:rsid w:val="00CC4A52"/>
    <w:rsid w:val="00CD39A4"/>
    <w:rsid w:val="00CD47D0"/>
    <w:rsid w:val="00CD64E1"/>
    <w:rsid w:val="00CF12FD"/>
    <w:rsid w:val="00D12CDB"/>
    <w:rsid w:val="00D130D2"/>
    <w:rsid w:val="00D17F14"/>
    <w:rsid w:val="00D20CCE"/>
    <w:rsid w:val="00D216BE"/>
    <w:rsid w:val="00D22E16"/>
    <w:rsid w:val="00D24095"/>
    <w:rsid w:val="00D54A54"/>
    <w:rsid w:val="00D62265"/>
    <w:rsid w:val="00D7073F"/>
    <w:rsid w:val="00D707E1"/>
    <w:rsid w:val="00D71A53"/>
    <w:rsid w:val="00D82D22"/>
    <w:rsid w:val="00D83730"/>
    <w:rsid w:val="00D90108"/>
    <w:rsid w:val="00D9246D"/>
    <w:rsid w:val="00DA0EBC"/>
    <w:rsid w:val="00DA1441"/>
    <w:rsid w:val="00DA405A"/>
    <w:rsid w:val="00DA7177"/>
    <w:rsid w:val="00DB04DD"/>
    <w:rsid w:val="00DB7EB4"/>
    <w:rsid w:val="00DD2739"/>
    <w:rsid w:val="00DD3135"/>
    <w:rsid w:val="00DF518D"/>
    <w:rsid w:val="00E01B1C"/>
    <w:rsid w:val="00E150AE"/>
    <w:rsid w:val="00E21AF4"/>
    <w:rsid w:val="00E35363"/>
    <w:rsid w:val="00E43D4E"/>
    <w:rsid w:val="00E47E77"/>
    <w:rsid w:val="00E52A44"/>
    <w:rsid w:val="00E60B9E"/>
    <w:rsid w:val="00E61570"/>
    <w:rsid w:val="00E70BFA"/>
    <w:rsid w:val="00E7140F"/>
    <w:rsid w:val="00E724FE"/>
    <w:rsid w:val="00E742A5"/>
    <w:rsid w:val="00E77093"/>
    <w:rsid w:val="00E80A3C"/>
    <w:rsid w:val="00E824CA"/>
    <w:rsid w:val="00E83BFF"/>
    <w:rsid w:val="00E84B22"/>
    <w:rsid w:val="00E86331"/>
    <w:rsid w:val="00E95F6B"/>
    <w:rsid w:val="00E9727D"/>
    <w:rsid w:val="00EA72CD"/>
    <w:rsid w:val="00EB4284"/>
    <w:rsid w:val="00EC16BA"/>
    <w:rsid w:val="00ED2C7B"/>
    <w:rsid w:val="00ED364F"/>
    <w:rsid w:val="00ED65CA"/>
    <w:rsid w:val="00EE15A6"/>
    <w:rsid w:val="00EF2084"/>
    <w:rsid w:val="00F04593"/>
    <w:rsid w:val="00F103BA"/>
    <w:rsid w:val="00F1144A"/>
    <w:rsid w:val="00F1267E"/>
    <w:rsid w:val="00F266D2"/>
    <w:rsid w:val="00F30845"/>
    <w:rsid w:val="00F41385"/>
    <w:rsid w:val="00F418A9"/>
    <w:rsid w:val="00F44DFB"/>
    <w:rsid w:val="00F51016"/>
    <w:rsid w:val="00F536BA"/>
    <w:rsid w:val="00F53C81"/>
    <w:rsid w:val="00F54371"/>
    <w:rsid w:val="00F62B15"/>
    <w:rsid w:val="00F67142"/>
    <w:rsid w:val="00F72D47"/>
    <w:rsid w:val="00F75CFF"/>
    <w:rsid w:val="00F81BEA"/>
    <w:rsid w:val="00F9002C"/>
    <w:rsid w:val="00F919B2"/>
    <w:rsid w:val="00F95A65"/>
    <w:rsid w:val="00F97C1D"/>
    <w:rsid w:val="00F97CA5"/>
    <w:rsid w:val="00FA4253"/>
    <w:rsid w:val="00FA5D1F"/>
    <w:rsid w:val="00FB08CD"/>
    <w:rsid w:val="00FB2900"/>
    <w:rsid w:val="00FC636F"/>
    <w:rsid w:val="00FD5CC9"/>
    <w:rsid w:val="00FF33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9A64"/>
  <w15:docId w15:val="{861F35A2-7F27-4999-A5E6-1C4DFD1B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0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713472"/>
    <w:pPr>
      <w:keepNext/>
      <w:tabs>
        <w:tab w:val="left" w:pos="-2127"/>
        <w:tab w:val="left" w:pos="5103"/>
        <w:tab w:val="left" w:pos="8364"/>
        <w:tab w:val="left" w:pos="10632"/>
        <w:tab w:val="left" w:pos="10915"/>
      </w:tabs>
      <w:ind w:left="3480"/>
      <w:outlineLvl w:val="0"/>
    </w:pPr>
    <w:rPr>
      <w:b/>
      <w:sz w:val="28"/>
      <w:lang w:val="ro-RO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13472"/>
    <w:pPr>
      <w:keepNext/>
      <w:tabs>
        <w:tab w:val="left" w:pos="5103"/>
        <w:tab w:val="left" w:pos="8222"/>
      </w:tabs>
      <w:outlineLvl w:val="3"/>
    </w:pPr>
    <w:rPr>
      <w:b/>
      <w:szCs w:val="20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13472"/>
    <w:rPr>
      <w:rFonts w:ascii="Times New Roman" w:eastAsia="Times New Roman" w:hAnsi="Times New Roman" w:cs="Times New Roman"/>
      <w:b/>
      <w:sz w:val="28"/>
      <w:szCs w:val="24"/>
      <w:lang w:val="ro-RO" w:eastAsia="ru-RU"/>
    </w:rPr>
  </w:style>
  <w:style w:type="character" w:customStyle="1" w:styleId="Heading4Char">
    <w:name w:val="Heading 4 Char"/>
    <w:basedOn w:val="DefaultParagraphFont"/>
    <w:link w:val="Heading4"/>
    <w:semiHidden/>
    <w:rsid w:val="00713472"/>
    <w:rPr>
      <w:rFonts w:ascii="Times New Roman" w:eastAsia="Times New Roman" w:hAnsi="Times New Roman" w:cs="Times New Roman"/>
      <w:b/>
      <w:sz w:val="24"/>
      <w:szCs w:val="20"/>
      <w:lang w:val="ro-RO" w:eastAsia="ru-RU"/>
    </w:rPr>
  </w:style>
  <w:style w:type="paragraph" w:styleId="ListParagraph">
    <w:name w:val="List Paragraph"/>
    <w:basedOn w:val="Normal"/>
    <w:uiPriority w:val="34"/>
    <w:qFormat/>
    <w:rsid w:val="002A6337"/>
    <w:pPr>
      <w:ind w:left="720"/>
      <w:contextualSpacing/>
    </w:pPr>
  </w:style>
  <w:style w:type="character" w:styleId="Hyperlink">
    <w:name w:val="Hyperlink"/>
    <w:uiPriority w:val="99"/>
    <w:unhideWhenUsed/>
    <w:rsid w:val="00505006"/>
    <w:rPr>
      <w:color w:val="0563C1"/>
      <w:u w:val="single"/>
    </w:rPr>
  </w:style>
  <w:style w:type="table" w:styleId="TableGrid">
    <w:name w:val="Table Grid"/>
    <w:basedOn w:val="TableNormal"/>
    <w:uiPriority w:val="39"/>
    <w:rsid w:val="003E5C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27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739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cp">
    <w:name w:val="cp"/>
    <w:basedOn w:val="Normal"/>
    <w:rsid w:val="00E7140F"/>
    <w:pPr>
      <w:jc w:val="center"/>
    </w:pPr>
    <w:rPr>
      <w:b/>
      <w:bCs/>
    </w:rPr>
  </w:style>
  <w:style w:type="character" w:customStyle="1" w:styleId="Bodytext2">
    <w:name w:val="Body text (2)_"/>
    <w:basedOn w:val="DefaultParagraphFont"/>
    <w:link w:val="Bodytext20"/>
    <w:rsid w:val="00CB653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CB653A"/>
    <w:pPr>
      <w:widowControl w:val="0"/>
      <w:shd w:val="clear" w:color="auto" w:fill="FFFFFF"/>
      <w:spacing w:after="240" w:line="274" w:lineRule="exact"/>
      <w:jc w:val="right"/>
    </w:pPr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D17F14"/>
    <w:pPr>
      <w:spacing w:before="100" w:beforeAutospacing="1" w:after="100" w:afterAutospacing="1"/>
    </w:pPr>
  </w:style>
  <w:style w:type="paragraph" w:customStyle="1" w:styleId="rg">
    <w:name w:val="rg"/>
    <w:basedOn w:val="Normal"/>
    <w:rsid w:val="006E17EC"/>
    <w:pPr>
      <w:jc w:val="right"/>
    </w:pPr>
  </w:style>
  <w:style w:type="paragraph" w:customStyle="1" w:styleId="cn">
    <w:name w:val="cn"/>
    <w:basedOn w:val="Normal"/>
    <w:rsid w:val="006E17EC"/>
    <w:pPr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282C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C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C7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C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C7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customStyle="1" w:styleId="1">
    <w:name w:val="Сетка таблицы1"/>
    <w:basedOn w:val="TableNormal"/>
    <w:next w:val="TableGrid"/>
    <w:uiPriority w:val="39"/>
    <w:rsid w:val="00590E73"/>
    <w:pPr>
      <w:spacing w:after="0" w:line="240" w:lineRule="auto"/>
    </w:pPr>
    <w:rPr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next w:val="TableGrid"/>
    <w:uiPriority w:val="39"/>
    <w:rsid w:val="00590E73"/>
    <w:pPr>
      <w:spacing w:after="0" w:line="240" w:lineRule="auto"/>
    </w:pPr>
    <w:rPr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39"/>
    <w:rsid w:val="00590E73"/>
    <w:pPr>
      <w:spacing w:after="0" w:line="240" w:lineRule="auto"/>
    </w:pPr>
    <w:rPr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">
    <w:name w:val="md"/>
    <w:basedOn w:val="Normal"/>
    <w:rsid w:val="00B0743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microsoft.com/office/2011/relationships/people" Target="people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3B78AA32569D694FB8C434DC611028B3|937198175" UniqueId="1a22032d-039c-42a4-9cf6-8f7b66f7e0f8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78AA32569D694FB8C434DC611028B3" ma:contentTypeVersion="12" ma:contentTypeDescription="Creați un document nou." ma:contentTypeScope="" ma:versionID="9f2b3bcf38b538842b915e0df169a590">
  <xsd:schema xmlns:xsd="http://www.w3.org/2001/XMLSchema" xmlns:xs="http://www.w3.org/2001/XMLSchema" xmlns:p="http://schemas.microsoft.com/office/2006/metadata/properties" xmlns:ns1="http://schemas.microsoft.com/sharepoint/v3" xmlns:ns2="71ccf50c-bfdf-43aa-94c1-542a7154f3dc" targetNamespace="http://schemas.microsoft.com/office/2006/metadata/properties" ma:root="true" ma:fieldsID="8117c159d121d317785090a3d63f5974" ns1:_="" ns2:_="">
    <xsd:import namespace="http://schemas.microsoft.com/sharepoint/v3"/>
    <xsd:import namespace="71ccf50c-bfdf-43aa-94c1-542a7154f3d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1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9" nillable="true" ma:displayName="Excepție de la politică" ma:description="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cf50c-bfdf-43aa-94c1-542a7154f3d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jat cu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EE7FE3-93AC-47D9-BE70-0D30C9B6CC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AF75C2-40D8-49CF-9301-A22C7B446107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5F11406D-63AF-4518-9139-6AE695510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ccf50c-bfdf-43aa-94c1-542a7154f3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2A052B-2CC8-4437-A8CF-0B200D90C28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5650D8C-649B-487B-AEEB-534988CD3D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1635</Words>
  <Characters>9322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aaaa</Company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LPLAMADEALA</dc:creator>
  <cp:lastModifiedBy>Ion Corobceanu</cp:lastModifiedBy>
  <cp:revision>2</cp:revision>
  <cp:lastPrinted>2024-05-31T12:50:00Z</cp:lastPrinted>
  <dcterms:created xsi:type="dcterms:W3CDTF">2024-06-07T10:55:00Z</dcterms:created>
  <dcterms:modified xsi:type="dcterms:W3CDTF">2024-06-07T10:55:00Z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0x0101003B78AA32569D694FB8C434DC611028B3</vt:lpwstr>
  </property>
</Properties>
</file>